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BBB10B" w14:textId="77777777" w:rsidR="00B26F65" w:rsidRDefault="00B26F65" w:rsidP="004C5595">
      <w:pPr>
        <w:rPr>
          <w:szCs w:val="24"/>
        </w:rPr>
      </w:pPr>
    </w:p>
    <w:p w14:paraId="6B83ED6D" w14:textId="77777777" w:rsidR="00CE00F9" w:rsidRDefault="00CE00F9" w:rsidP="004C5595">
      <w:pPr>
        <w:rPr>
          <w:szCs w:val="24"/>
        </w:rPr>
      </w:pPr>
    </w:p>
    <w:p w14:paraId="3F38674F" w14:textId="77777777" w:rsidR="00CE00F9" w:rsidRDefault="00CE00F9" w:rsidP="004C5595">
      <w:pPr>
        <w:rPr>
          <w:szCs w:val="24"/>
        </w:rPr>
      </w:pPr>
    </w:p>
    <w:p w14:paraId="71E00D26" w14:textId="77777777" w:rsidR="00120B53" w:rsidRPr="00042A0A" w:rsidRDefault="00120B53" w:rsidP="00120B53">
      <w:pPr>
        <w:rPr>
          <w:b/>
          <w:sz w:val="28"/>
          <w:szCs w:val="28"/>
        </w:rPr>
      </w:pPr>
    </w:p>
    <w:p w14:paraId="3B6567A3" w14:textId="77777777" w:rsidR="00120B53" w:rsidRDefault="00120B53" w:rsidP="00A03503">
      <w:pPr>
        <w:rPr>
          <w:sz w:val="24"/>
          <w:szCs w:val="24"/>
        </w:rPr>
      </w:pPr>
    </w:p>
    <w:p w14:paraId="3C45A35E" w14:textId="77777777" w:rsidR="002674E5" w:rsidRDefault="002674E5" w:rsidP="00A03503">
      <w:pPr>
        <w:rPr>
          <w:sz w:val="24"/>
          <w:szCs w:val="24"/>
        </w:rPr>
      </w:pPr>
    </w:p>
    <w:p w14:paraId="56992E1B" w14:textId="77777777" w:rsidR="00020DED" w:rsidRPr="008E4ACE" w:rsidRDefault="00711B33" w:rsidP="00020DED">
      <w:pPr>
        <w:jc w:val="center"/>
        <w:rPr>
          <w:b/>
          <w:sz w:val="40"/>
          <w:szCs w:val="40"/>
        </w:rPr>
      </w:pPr>
      <w:r>
        <w:rPr>
          <w:b/>
          <w:sz w:val="40"/>
          <w:szCs w:val="40"/>
        </w:rPr>
        <w:t xml:space="preserve">Product </w:t>
      </w:r>
      <w:r w:rsidR="00020DED" w:rsidRPr="008E4ACE">
        <w:rPr>
          <w:b/>
          <w:sz w:val="40"/>
          <w:szCs w:val="40"/>
        </w:rPr>
        <w:t>Requirements Document</w:t>
      </w:r>
    </w:p>
    <w:p w14:paraId="4D8A9D4C" w14:textId="77777777" w:rsidR="00020DED" w:rsidRPr="008E4ACE" w:rsidRDefault="00020DED" w:rsidP="00020DED">
      <w:pPr>
        <w:jc w:val="center"/>
        <w:rPr>
          <w:b/>
          <w:sz w:val="40"/>
          <w:szCs w:val="40"/>
        </w:rPr>
      </w:pPr>
    </w:p>
    <w:p w14:paraId="59C13E21" w14:textId="199EB126" w:rsidR="00020DED" w:rsidRPr="008E4ACE" w:rsidRDefault="00020DED" w:rsidP="00055032">
      <w:pPr>
        <w:ind w:left="2160" w:firstLine="720"/>
        <w:rPr>
          <w:b/>
          <w:sz w:val="40"/>
          <w:szCs w:val="40"/>
        </w:rPr>
      </w:pPr>
      <w:r>
        <w:rPr>
          <w:b/>
          <w:sz w:val="40"/>
          <w:szCs w:val="40"/>
        </w:rPr>
        <w:t>Document N</w:t>
      </w:r>
      <w:bookmarkStart w:id="0" w:name="_top"/>
      <w:bookmarkEnd w:id="0"/>
      <w:r>
        <w:rPr>
          <w:b/>
          <w:sz w:val="40"/>
          <w:szCs w:val="40"/>
        </w:rPr>
        <w:t>o. 191</w:t>
      </w:r>
      <w:r w:rsidRPr="008E4ACE">
        <w:rPr>
          <w:b/>
          <w:sz w:val="40"/>
          <w:szCs w:val="40"/>
        </w:rPr>
        <w:t>-</w:t>
      </w:r>
      <w:r w:rsidR="002E4AFE">
        <w:rPr>
          <w:b/>
          <w:sz w:val="40"/>
          <w:szCs w:val="40"/>
        </w:rPr>
        <w:t>XXXXX-XX</w:t>
      </w:r>
    </w:p>
    <w:p w14:paraId="657969CD" w14:textId="2FD46CDD" w:rsidR="00020DED" w:rsidRPr="008E4ACE" w:rsidRDefault="00020DED" w:rsidP="00020DED">
      <w:pPr>
        <w:jc w:val="center"/>
        <w:rPr>
          <w:b/>
          <w:sz w:val="40"/>
          <w:szCs w:val="40"/>
        </w:rPr>
      </w:pPr>
      <w:r w:rsidRPr="008E4ACE">
        <w:rPr>
          <w:b/>
          <w:sz w:val="40"/>
          <w:szCs w:val="40"/>
        </w:rPr>
        <w:t xml:space="preserve">Revision </w:t>
      </w:r>
      <w:r w:rsidR="00AA3858">
        <w:rPr>
          <w:b/>
          <w:sz w:val="40"/>
          <w:szCs w:val="40"/>
        </w:rPr>
        <w:t>A</w:t>
      </w:r>
    </w:p>
    <w:p w14:paraId="7DDCDA4D" w14:textId="77777777" w:rsidR="00020DED" w:rsidRPr="008E4ACE" w:rsidRDefault="00020DED" w:rsidP="00020DED">
      <w:pPr>
        <w:jc w:val="center"/>
        <w:rPr>
          <w:b/>
          <w:sz w:val="40"/>
          <w:szCs w:val="40"/>
        </w:rPr>
      </w:pPr>
    </w:p>
    <w:p w14:paraId="46F67239" w14:textId="0BF15C8C" w:rsidR="00020DED" w:rsidRDefault="00020DED" w:rsidP="00AD595F">
      <w:pPr>
        <w:jc w:val="center"/>
        <w:rPr>
          <w:b/>
          <w:sz w:val="40"/>
          <w:szCs w:val="40"/>
        </w:rPr>
      </w:pPr>
      <w:r w:rsidRPr="008E4ACE">
        <w:rPr>
          <w:b/>
          <w:sz w:val="40"/>
          <w:szCs w:val="40"/>
        </w:rPr>
        <w:t>For</w:t>
      </w:r>
      <w:r w:rsidR="002E4AFE">
        <w:rPr>
          <w:b/>
          <w:sz w:val="40"/>
          <w:szCs w:val="40"/>
        </w:rPr>
        <w:t xml:space="preserve"> </w:t>
      </w:r>
      <w:r w:rsidR="00AD595F">
        <w:rPr>
          <w:b/>
          <w:sz w:val="40"/>
          <w:szCs w:val="40"/>
        </w:rPr>
        <w:t>Modularm Controllers</w:t>
      </w:r>
    </w:p>
    <w:p w14:paraId="2C3AFF8B" w14:textId="33F0A59E" w:rsidR="00AD595F" w:rsidRDefault="00AD595F" w:rsidP="00AD595F">
      <w:pPr>
        <w:jc w:val="center"/>
        <w:rPr>
          <w:b/>
          <w:sz w:val="40"/>
          <w:szCs w:val="40"/>
        </w:rPr>
      </w:pPr>
      <w:r>
        <w:rPr>
          <w:b/>
          <w:sz w:val="40"/>
          <w:szCs w:val="40"/>
        </w:rPr>
        <w:t>Plus (+)</w:t>
      </w:r>
      <w:r w:rsidR="00197B4D">
        <w:rPr>
          <w:b/>
          <w:sz w:val="40"/>
          <w:szCs w:val="40"/>
        </w:rPr>
        <w:t xml:space="preserve"> &amp; Pro</w:t>
      </w:r>
    </w:p>
    <w:p w14:paraId="7788C793" w14:textId="77777777" w:rsidR="00020DED" w:rsidRPr="008E4ACE" w:rsidRDefault="00020DED" w:rsidP="00020DED">
      <w:pPr>
        <w:jc w:val="center"/>
        <w:rPr>
          <w:b/>
          <w:sz w:val="40"/>
          <w:szCs w:val="40"/>
        </w:rPr>
      </w:pPr>
    </w:p>
    <w:p w14:paraId="555D4E8F" w14:textId="77777777" w:rsidR="00020DED" w:rsidRPr="008E4ACE" w:rsidRDefault="00020DED" w:rsidP="00020DED">
      <w:pPr>
        <w:jc w:val="center"/>
        <w:rPr>
          <w:b/>
          <w:sz w:val="24"/>
          <w:u w:val="single"/>
        </w:rPr>
      </w:pPr>
      <w:r w:rsidRPr="008E4ACE">
        <w:rPr>
          <w:b/>
          <w:sz w:val="24"/>
          <w:u w:val="single"/>
        </w:rPr>
        <w:t>Approvals</w:t>
      </w:r>
    </w:p>
    <w:p w14:paraId="779B9D09" w14:textId="77777777" w:rsidR="00020DED" w:rsidRPr="008E4ACE" w:rsidRDefault="00020DED" w:rsidP="00020DED">
      <w:pPr>
        <w:jc w:val="center"/>
        <w:rPr>
          <w:b/>
          <w:sz w:val="24"/>
        </w:rPr>
      </w:pPr>
    </w:p>
    <w:p w14:paraId="27E4615A" w14:textId="2215584A" w:rsidR="00020DED" w:rsidRPr="008E4ACE" w:rsidRDefault="00FB4BE6" w:rsidP="00020DED">
      <w:pPr>
        <w:tabs>
          <w:tab w:val="right" w:pos="6500"/>
          <w:tab w:val="left" w:pos="7200"/>
          <w:tab w:val="right" w:pos="9300"/>
        </w:tabs>
        <w:ind w:left="1400"/>
        <w:rPr>
          <w:b/>
          <w:sz w:val="24"/>
        </w:rPr>
      </w:pPr>
      <w:r>
        <w:rPr>
          <w:b/>
          <w:sz w:val="24"/>
        </w:rPr>
        <w:t>Kitchen Brains</w:t>
      </w:r>
      <w:r w:rsidR="00020DED" w:rsidRPr="008E4ACE">
        <w:rPr>
          <w:b/>
          <w:sz w:val="24"/>
        </w:rPr>
        <w:t xml:space="preserve">: </w:t>
      </w:r>
      <w:r w:rsidR="00020DED" w:rsidRPr="008E4ACE">
        <w:rPr>
          <w:b/>
          <w:sz w:val="24"/>
        </w:rPr>
        <w:tab/>
        <w:t>_</w:t>
      </w:r>
      <w:r w:rsidR="002E4AFE">
        <w:rPr>
          <w:b/>
          <w:sz w:val="24"/>
        </w:rPr>
        <w:t>_____</w:t>
      </w:r>
      <w:r w:rsidR="002E4AFE" w:rsidRPr="008E4ACE">
        <w:rPr>
          <w:b/>
          <w:sz w:val="24"/>
        </w:rPr>
        <w:t xml:space="preserve"> </w:t>
      </w:r>
      <w:r w:rsidR="00020DED" w:rsidRPr="008E4ACE">
        <w:rPr>
          <w:b/>
          <w:sz w:val="24"/>
        </w:rPr>
        <w:t>________________</w:t>
      </w:r>
      <w:r w:rsidR="00020DED" w:rsidRPr="008E4ACE">
        <w:rPr>
          <w:b/>
          <w:sz w:val="24"/>
        </w:rPr>
        <w:tab/>
        <w:t xml:space="preserve">Date: </w:t>
      </w:r>
      <w:r w:rsidR="00AD595F">
        <w:rPr>
          <w:b/>
          <w:sz w:val="24"/>
        </w:rPr>
        <w:t>October 22, 2024</w:t>
      </w:r>
    </w:p>
    <w:p w14:paraId="7F776F91" w14:textId="77777777" w:rsidR="00020DED" w:rsidRPr="008E4ACE" w:rsidRDefault="00020DED" w:rsidP="00020DED">
      <w:pPr>
        <w:tabs>
          <w:tab w:val="right" w:pos="6500"/>
          <w:tab w:val="left" w:pos="7200"/>
          <w:tab w:val="right" w:pos="9300"/>
        </w:tabs>
        <w:ind w:left="1400"/>
        <w:rPr>
          <w:b/>
          <w:sz w:val="24"/>
        </w:rPr>
      </w:pPr>
    </w:p>
    <w:p w14:paraId="23FFFE85" w14:textId="77777777" w:rsidR="00020DED" w:rsidRPr="008E4ACE" w:rsidRDefault="00020DED" w:rsidP="00020DED">
      <w:pPr>
        <w:tabs>
          <w:tab w:val="right" w:pos="6500"/>
          <w:tab w:val="left" w:pos="7200"/>
          <w:tab w:val="right" w:pos="9300"/>
        </w:tabs>
        <w:ind w:left="1400"/>
        <w:rPr>
          <w:b/>
          <w:sz w:val="24"/>
        </w:rPr>
      </w:pPr>
    </w:p>
    <w:p w14:paraId="06615428" w14:textId="77777777" w:rsidR="00020DED" w:rsidRDefault="00020DED" w:rsidP="00020DED">
      <w:pPr>
        <w:jc w:val="center"/>
      </w:pPr>
    </w:p>
    <w:p w14:paraId="5EE62539" w14:textId="77777777" w:rsidR="002674E5" w:rsidRDefault="002674E5" w:rsidP="00020DED">
      <w:pPr>
        <w:rPr>
          <w:b/>
          <w:sz w:val="24"/>
        </w:rPr>
        <w:sectPr w:rsidR="002674E5" w:rsidSect="00FB0ABC">
          <w:headerReference w:type="default" r:id="rId11"/>
          <w:footerReference w:type="default" r:id="rId12"/>
          <w:pgSz w:w="12240" w:h="15840" w:code="1"/>
          <w:pgMar w:top="2160" w:right="547" w:bottom="2160" w:left="720" w:header="360" w:footer="360" w:gutter="0"/>
          <w:cols w:space="720"/>
        </w:sectPr>
      </w:pPr>
    </w:p>
    <w:p w14:paraId="3E2ED95E" w14:textId="77777777" w:rsidR="00020DED" w:rsidRDefault="00020DED" w:rsidP="00020DED">
      <w:pPr>
        <w:rPr>
          <w:b/>
          <w:sz w:val="24"/>
        </w:rPr>
      </w:pPr>
    </w:p>
    <w:p w14:paraId="2655C6F0" w14:textId="77777777" w:rsidR="00020DED" w:rsidRDefault="00020DED" w:rsidP="00020DED"/>
    <w:p w14:paraId="5E84C1AD" w14:textId="77777777" w:rsidR="002674E5" w:rsidRDefault="002674E5" w:rsidP="00020DED"/>
    <w:p w14:paraId="2606E1D1" w14:textId="77777777" w:rsidR="00020DED" w:rsidRDefault="00020DED" w:rsidP="00020DED">
      <w:pPr>
        <w:jc w:val="center"/>
        <w:rPr>
          <w:b/>
          <w:u w:val="single"/>
        </w:rPr>
      </w:pPr>
      <w:r>
        <w:rPr>
          <w:b/>
          <w:u w:val="single"/>
        </w:rPr>
        <w:t>Revision History</w:t>
      </w:r>
    </w:p>
    <w:p w14:paraId="7111CBD7" w14:textId="77777777" w:rsidR="00020DED" w:rsidRDefault="00020DED" w:rsidP="00020DED">
      <w:pPr>
        <w:jc w:val="center"/>
        <w:rPr>
          <w:b/>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0"/>
        <w:gridCol w:w="4161"/>
        <w:gridCol w:w="1378"/>
        <w:gridCol w:w="2556"/>
      </w:tblGrid>
      <w:tr w:rsidR="00020DED" w14:paraId="00E78093" w14:textId="77777777" w:rsidTr="00020DED">
        <w:trPr>
          <w:jc w:val="center"/>
        </w:trPr>
        <w:tc>
          <w:tcPr>
            <w:tcW w:w="1050" w:type="dxa"/>
          </w:tcPr>
          <w:p w14:paraId="52C5EACB" w14:textId="77777777" w:rsidR="00020DED" w:rsidRDefault="00020DED" w:rsidP="00020DED">
            <w:pPr>
              <w:jc w:val="center"/>
              <w:rPr>
                <w:b/>
              </w:rPr>
            </w:pPr>
            <w:r>
              <w:rPr>
                <w:b/>
              </w:rPr>
              <w:t>Revision</w:t>
            </w:r>
          </w:p>
        </w:tc>
        <w:tc>
          <w:tcPr>
            <w:tcW w:w="4161" w:type="dxa"/>
          </w:tcPr>
          <w:p w14:paraId="0DCD58F9" w14:textId="77777777" w:rsidR="00020DED" w:rsidRDefault="00020DED" w:rsidP="00020DED">
            <w:pPr>
              <w:jc w:val="center"/>
              <w:rPr>
                <w:b/>
              </w:rPr>
            </w:pPr>
            <w:r>
              <w:rPr>
                <w:b/>
              </w:rPr>
              <w:t>Description</w:t>
            </w:r>
          </w:p>
        </w:tc>
        <w:tc>
          <w:tcPr>
            <w:tcW w:w="1378" w:type="dxa"/>
          </w:tcPr>
          <w:p w14:paraId="19DAF92A" w14:textId="77777777" w:rsidR="00020DED" w:rsidRDefault="00020DED" w:rsidP="00020DED">
            <w:pPr>
              <w:jc w:val="center"/>
              <w:rPr>
                <w:b/>
              </w:rPr>
            </w:pPr>
            <w:r>
              <w:rPr>
                <w:b/>
              </w:rPr>
              <w:t>Modified By</w:t>
            </w:r>
          </w:p>
        </w:tc>
        <w:tc>
          <w:tcPr>
            <w:tcW w:w="2556" w:type="dxa"/>
          </w:tcPr>
          <w:p w14:paraId="00957649" w14:textId="77777777" w:rsidR="00020DED" w:rsidRDefault="00020DED" w:rsidP="00020DED">
            <w:pPr>
              <w:jc w:val="center"/>
              <w:rPr>
                <w:b/>
              </w:rPr>
            </w:pPr>
            <w:r>
              <w:rPr>
                <w:b/>
              </w:rPr>
              <w:t>Date</w:t>
            </w:r>
          </w:p>
        </w:tc>
      </w:tr>
      <w:tr w:rsidR="00020DED" w14:paraId="24D5EA7F" w14:textId="77777777" w:rsidTr="00020DED">
        <w:trPr>
          <w:jc w:val="center"/>
        </w:trPr>
        <w:tc>
          <w:tcPr>
            <w:tcW w:w="1050" w:type="dxa"/>
          </w:tcPr>
          <w:p w14:paraId="4C3C47C4" w14:textId="77777777" w:rsidR="00020DED" w:rsidRDefault="00020DED" w:rsidP="00020DED">
            <w:pPr>
              <w:jc w:val="center"/>
            </w:pPr>
            <w:r>
              <w:t>A</w:t>
            </w:r>
          </w:p>
        </w:tc>
        <w:tc>
          <w:tcPr>
            <w:tcW w:w="4161" w:type="dxa"/>
          </w:tcPr>
          <w:p w14:paraId="3F9A10AA" w14:textId="09FA8EFA" w:rsidR="00020DED" w:rsidRDefault="00020DED" w:rsidP="00020DED">
            <w:r>
              <w:t xml:space="preserve">Original Document </w:t>
            </w:r>
          </w:p>
        </w:tc>
        <w:tc>
          <w:tcPr>
            <w:tcW w:w="1378" w:type="dxa"/>
          </w:tcPr>
          <w:p w14:paraId="147E2EEA" w14:textId="52CD75A5" w:rsidR="00020DED" w:rsidRPr="008E4ACE" w:rsidRDefault="002E4AFE" w:rsidP="00020DED">
            <w:pPr>
              <w:jc w:val="center"/>
            </w:pPr>
            <w:r>
              <w:t>EJ</w:t>
            </w:r>
            <w:r w:rsidR="00AA3858">
              <w:t>M</w:t>
            </w:r>
          </w:p>
        </w:tc>
        <w:tc>
          <w:tcPr>
            <w:tcW w:w="2556" w:type="dxa"/>
          </w:tcPr>
          <w:p w14:paraId="47DA82BA" w14:textId="19743CDF" w:rsidR="00020DED" w:rsidRPr="008E4ACE" w:rsidRDefault="00AD595F" w:rsidP="00020DED">
            <w:pPr>
              <w:jc w:val="center"/>
            </w:pPr>
            <w:r>
              <w:t>10/22/2024</w:t>
            </w:r>
          </w:p>
        </w:tc>
      </w:tr>
      <w:tr w:rsidR="00020DED" w14:paraId="09044F59" w14:textId="77777777" w:rsidTr="00020DED">
        <w:trPr>
          <w:jc w:val="center"/>
        </w:trPr>
        <w:tc>
          <w:tcPr>
            <w:tcW w:w="1050" w:type="dxa"/>
          </w:tcPr>
          <w:p w14:paraId="3D91C435" w14:textId="77777777" w:rsidR="00020DED" w:rsidRDefault="00020DED" w:rsidP="00020DED">
            <w:pPr>
              <w:jc w:val="center"/>
            </w:pPr>
          </w:p>
        </w:tc>
        <w:tc>
          <w:tcPr>
            <w:tcW w:w="4161" w:type="dxa"/>
          </w:tcPr>
          <w:p w14:paraId="1C20F654" w14:textId="77777777" w:rsidR="00020DED" w:rsidRDefault="00020DED" w:rsidP="00020DED"/>
        </w:tc>
        <w:tc>
          <w:tcPr>
            <w:tcW w:w="1378" w:type="dxa"/>
          </w:tcPr>
          <w:p w14:paraId="3796BC86" w14:textId="77777777" w:rsidR="00020DED" w:rsidRPr="008E4ACE" w:rsidRDefault="00020DED" w:rsidP="00020DED">
            <w:pPr>
              <w:jc w:val="center"/>
            </w:pPr>
          </w:p>
        </w:tc>
        <w:tc>
          <w:tcPr>
            <w:tcW w:w="2556" w:type="dxa"/>
          </w:tcPr>
          <w:p w14:paraId="2CCB2983" w14:textId="77777777" w:rsidR="00020DED" w:rsidRPr="008E4ACE" w:rsidRDefault="00020DED" w:rsidP="00020DED">
            <w:pPr>
              <w:jc w:val="center"/>
            </w:pPr>
          </w:p>
        </w:tc>
      </w:tr>
    </w:tbl>
    <w:p w14:paraId="0564CB1F" w14:textId="77777777" w:rsidR="00020DED" w:rsidRDefault="00020DED" w:rsidP="00020DED">
      <w:pPr>
        <w:jc w:val="center"/>
        <w:rPr>
          <w:b/>
          <w:u w:val="single"/>
        </w:rPr>
      </w:pPr>
    </w:p>
    <w:p w14:paraId="06D12A2C" w14:textId="77777777" w:rsidR="00020DED" w:rsidRDefault="00020DED" w:rsidP="00020DED">
      <w:pPr>
        <w:jc w:val="center"/>
        <w:rPr>
          <w:b/>
          <w:u w:val="single"/>
        </w:rPr>
      </w:pPr>
    </w:p>
    <w:p w14:paraId="214B9F85" w14:textId="77777777" w:rsidR="00020DED" w:rsidRDefault="00020DED" w:rsidP="00020DED">
      <w:pPr>
        <w:rPr>
          <w:sz w:val="24"/>
        </w:rPr>
      </w:pPr>
      <w:r>
        <w:rPr>
          <w:b/>
          <w:u w:val="single"/>
        </w:rPr>
        <w:br w:type="page"/>
      </w:r>
    </w:p>
    <w:p w14:paraId="6D337A5E" w14:textId="77777777" w:rsidR="00020DED" w:rsidRDefault="00020DED" w:rsidP="00020DED">
      <w:pPr>
        <w:jc w:val="center"/>
        <w:rPr>
          <w:b/>
          <w:u w:val="single"/>
        </w:rPr>
      </w:pPr>
    </w:p>
    <w:p w14:paraId="6AEA6C2B" w14:textId="77777777" w:rsidR="00020DED" w:rsidRDefault="00020DED" w:rsidP="00020DED">
      <w:pPr>
        <w:jc w:val="center"/>
        <w:rPr>
          <w:b/>
          <w:u w:val="single"/>
        </w:rPr>
      </w:pPr>
      <w:r>
        <w:rPr>
          <w:b/>
          <w:u w:val="single"/>
        </w:rPr>
        <w:t>Table of Contents</w:t>
      </w:r>
    </w:p>
    <w:p w14:paraId="3E44AFEC" w14:textId="77777777" w:rsidR="00020DED" w:rsidRDefault="00020DED" w:rsidP="00020DED">
      <w:pPr>
        <w:jc w:val="center"/>
        <w:rPr>
          <w:b/>
          <w:u w:val="single"/>
        </w:rPr>
      </w:pPr>
    </w:p>
    <w:p w14:paraId="6C1DC5C7" w14:textId="77777777" w:rsidR="00020DED" w:rsidRPr="008B7CCE" w:rsidRDefault="00020DED" w:rsidP="00020DED">
      <w:pPr>
        <w:tabs>
          <w:tab w:val="right" w:pos="10600"/>
        </w:tabs>
        <w:rPr>
          <w:b/>
        </w:rPr>
      </w:pPr>
      <w:r w:rsidRPr="008B7CCE">
        <w:rPr>
          <w:b/>
        </w:rPr>
        <w:t>Section</w:t>
      </w:r>
      <w:r w:rsidRPr="008B7CCE">
        <w:rPr>
          <w:b/>
        </w:rPr>
        <w:tab/>
        <w:t>Page</w:t>
      </w:r>
    </w:p>
    <w:p w14:paraId="4D39435A" w14:textId="77777777" w:rsidR="00020DED" w:rsidRDefault="00020DED" w:rsidP="00020DED">
      <w:pPr>
        <w:rPr>
          <w:b/>
          <w:u w:val="single"/>
        </w:rPr>
      </w:pPr>
    </w:p>
    <w:p w14:paraId="5D77E53A" w14:textId="52885911" w:rsidR="0021521E" w:rsidRPr="0021521E" w:rsidRDefault="00ED2E87">
      <w:pPr>
        <w:pStyle w:val="TOC1"/>
        <w:tabs>
          <w:tab w:val="left" w:pos="480"/>
          <w:tab w:val="right" w:leader="dot" w:pos="10963"/>
        </w:tabs>
        <w:rPr>
          <w:rFonts w:asciiTheme="minorHAnsi" w:eastAsiaTheme="minorEastAsia" w:hAnsiTheme="minorHAnsi" w:cstheme="minorBidi"/>
          <w:noProof/>
          <w:kern w:val="2"/>
          <w:sz w:val="24"/>
          <w14:ligatures w14:val="standardContextual"/>
        </w:rPr>
      </w:pPr>
      <w:r>
        <w:fldChar w:fldCharType="begin"/>
      </w:r>
      <w:r w:rsidR="001F570E">
        <w:instrText>TOC \o "1-5" \h \z</w:instrText>
      </w:r>
      <w:r>
        <w:fldChar w:fldCharType="separate"/>
      </w:r>
      <w:hyperlink w:anchor="_Toc182228152" w:history="1">
        <w:r w:rsidR="0021521E" w:rsidRPr="0021521E">
          <w:rPr>
            <w:rStyle w:val="Hyperlink"/>
            <w:noProof/>
          </w:rPr>
          <w:t>1</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GENERAL DESCRIPTION</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_Toc182228152 \h </w:instrText>
        </w:r>
        <w:r w:rsidR="0021521E" w:rsidRPr="0021521E">
          <w:rPr>
            <w:noProof/>
            <w:webHidden/>
          </w:rPr>
        </w:r>
        <w:r w:rsidR="0021521E" w:rsidRPr="0021521E">
          <w:rPr>
            <w:noProof/>
            <w:webHidden/>
          </w:rPr>
          <w:fldChar w:fldCharType="separate"/>
        </w:r>
        <w:r w:rsidR="0021521E" w:rsidRPr="0021521E">
          <w:rPr>
            <w:noProof/>
            <w:webHidden/>
          </w:rPr>
          <w:t>4</w:t>
        </w:r>
        <w:r w:rsidR="0021521E" w:rsidRPr="0021521E">
          <w:rPr>
            <w:noProof/>
            <w:webHidden/>
          </w:rPr>
          <w:fldChar w:fldCharType="end"/>
        </w:r>
      </w:hyperlink>
    </w:p>
    <w:p w14:paraId="5BA1D2D6" w14:textId="4C983098" w:rsidR="0021521E" w:rsidRPr="0021521E" w:rsidRDefault="006560D9">
      <w:pPr>
        <w:pStyle w:val="TOC1"/>
        <w:tabs>
          <w:tab w:val="left" w:pos="480"/>
          <w:tab w:val="right" w:leader="dot" w:pos="10963"/>
        </w:tabs>
        <w:rPr>
          <w:rFonts w:asciiTheme="minorHAnsi" w:eastAsiaTheme="minorEastAsia" w:hAnsiTheme="minorHAnsi" w:cstheme="minorBidi"/>
          <w:noProof/>
          <w:kern w:val="2"/>
          <w:sz w:val="24"/>
          <w14:ligatures w14:val="standardContextual"/>
        </w:rPr>
      </w:pPr>
      <w:hyperlink w:anchor="_Toc182228153" w:history="1">
        <w:r w:rsidR="0021521E" w:rsidRPr="0021521E">
          <w:rPr>
            <w:rStyle w:val="Hyperlink"/>
            <w:noProof/>
          </w:rPr>
          <w:t>2</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REFERENCES</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_Toc182228153 \h </w:instrText>
        </w:r>
        <w:r w:rsidR="0021521E" w:rsidRPr="0021521E">
          <w:rPr>
            <w:noProof/>
            <w:webHidden/>
          </w:rPr>
        </w:r>
        <w:r w:rsidR="0021521E" w:rsidRPr="0021521E">
          <w:rPr>
            <w:noProof/>
            <w:webHidden/>
          </w:rPr>
          <w:fldChar w:fldCharType="separate"/>
        </w:r>
        <w:r w:rsidR="0021521E" w:rsidRPr="0021521E">
          <w:rPr>
            <w:noProof/>
            <w:webHidden/>
          </w:rPr>
          <w:t>5</w:t>
        </w:r>
        <w:r w:rsidR="0021521E" w:rsidRPr="0021521E">
          <w:rPr>
            <w:noProof/>
            <w:webHidden/>
          </w:rPr>
          <w:fldChar w:fldCharType="end"/>
        </w:r>
      </w:hyperlink>
    </w:p>
    <w:p w14:paraId="6A2243BE" w14:textId="6FA32780" w:rsidR="0021521E" w:rsidRPr="0021521E" w:rsidRDefault="006560D9">
      <w:pPr>
        <w:pStyle w:val="TOC1"/>
        <w:tabs>
          <w:tab w:val="left" w:pos="480"/>
          <w:tab w:val="right" w:leader="dot" w:pos="10963"/>
        </w:tabs>
        <w:rPr>
          <w:rFonts w:asciiTheme="minorHAnsi" w:eastAsiaTheme="minorEastAsia" w:hAnsiTheme="minorHAnsi" w:cstheme="minorBidi"/>
          <w:noProof/>
          <w:kern w:val="2"/>
          <w:sz w:val="24"/>
          <w14:ligatures w14:val="standardContextual"/>
        </w:rPr>
      </w:pPr>
      <w:hyperlink w:anchor="_Toc182228154" w:history="1">
        <w:r w:rsidR="0021521E" w:rsidRPr="0021521E">
          <w:rPr>
            <w:rStyle w:val="Hyperlink"/>
            <w:noProof/>
          </w:rPr>
          <w:t>3</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HARDWARE REQUIREMENTS</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_Toc182228154 \h </w:instrText>
        </w:r>
        <w:r w:rsidR="0021521E" w:rsidRPr="0021521E">
          <w:rPr>
            <w:noProof/>
            <w:webHidden/>
          </w:rPr>
        </w:r>
        <w:r w:rsidR="0021521E" w:rsidRPr="0021521E">
          <w:rPr>
            <w:noProof/>
            <w:webHidden/>
          </w:rPr>
          <w:fldChar w:fldCharType="separate"/>
        </w:r>
        <w:r w:rsidR="0021521E" w:rsidRPr="0021521E">
          <w:rPr>
            <w:noProof/>
            <w:webHidden/>
          </w:rPr>
          <w:t>6</w:t>
        </w:r>
        <w:r w:rsidR="0021521E" w:rsidRPr="0021521E">
          <w:rPr>
            <w:noProof/>
            <w:webHidden/>
          </w:rPr>
          <w:fldChar w:fldCharType="end"/>
        </w:r>
      </w:hyperlink>
    </w:p>
    <w:p w14:paraId="3F8DAE5C" w14:textId="0C93A01E"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55" w:history="1">
        <w:r w:rsidR="0021521E" w:rsidRPr="0021521E">
          <w:rPr>
            <w:rStyle w:val="Hyperlink"/>
            <w:noProof/>
          </w:rPr>
          <w:t>3.1</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POWER INPUT</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_Toc182228155 \h </w:instrText>
        </w:r>
        <w:r w:rsidR="0021521E" w:rsidRPr="0021521E">
          <w:rPr>
            <w:noProof/>
            <w:webHidden/>
          </w:rPr>
        </w:r>
        <w:r w:rsidR="0021521E" w:rsidRPr="0021521E">
          <w:rPr>
            <w:noProof/>
            <w:webHidden/>
          </w:rPr>
          <w:fldChar w:fldCharType="separate"/>
        </w:r>
        <w:r w:rsidR="0021521E" w:rsidRPr="0021521E">
          <w:rPr>
            <w:noProof/>
            <w:webHidden/>
          </w:rPr>
          <w:t>6</w:t>
        </w:r>
        <w:r w:rsidR="0021521E" w:rsidRPr="0021521E">
          <w:rPr>
            <w:noProof/>
            <w:webHidden/>
          </w:rPr>
          <w:fldChar w:fldCharType="end"/>
        </w:r>
      </w:hyperlink>
    </w:p>
    <w:p w14:paraId="3966CD33" w14:textId="7EA31EE0"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56" w:history="1">
        <w:r w:rsidR="0021521E" w:rsidRPr="0021521E">
          <w:rPr>
            <w:rStyle w:val="Hyperlink"/>
            <w:noProof/>
          </w:rPr>
          <w:t>3.2</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INPUTS – ANALOG &amp; DIGITAL</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_Toc182228156 \h </w:instrText>
        </w:r>
        <w:r w:rsidR="0021521E" w:rsidRPr="0021521E">
          <w:rPr>
            <w:noProof/>
            <w:webHidden/>
          </w:rPr>
        </w:r>
        <w:r w:rsidR="0021521E" w:rsidRPr="0021521E">
          <w:rPr>
            <w:noProof/>
            <w:webHidden/>
          </w:rPr>
          <w:fldChar w:fldCharType="separate"/>
        </w:r>
        <w:r w:rsidR="0021521E" w:rsidRPr="0021521E">
          <w:rPr>
            <w:noProof/>
            <w:webHidden/>
          </w:rPr>
          <w:t>6</w:t>
        </w:r>
        <w:r w:rsidR="0021521E" w:rsidRPr="0021521E">
          <w:rPr>
            <w:noProof/>
            <w:webHidden/>
          </w:rPr>
          <w:fldChar w:fldCharType="end"/>
        </w:r>
      </w:hyperlink>
    </w:p>
    <w:p w14:paraId="37DAE5D5" w14:textId="607BE626"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57" w:history="1">
        <w:r w:rsidR="0021521E" w:rsidRPr="0021521E">
          <w:rPr>
            <w:rStyle w:val="Hyperlink"/>
            <w:noProof/>
          </w:rPr>
          <w:t>3.3</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OUTPUTS</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_Toc182228157 \h </w:instrText>
        </w:r>
        <w:r w:rsidR="0021521E" w:rsidRPr="0021521E">
          <w:rPr>
            <w:noProof/>
            <w:webHidden/>
          </w:rPr>
        </w:r>
        <w:r w:rsidR="0021521E" w:rsidRPr="0021521E">
          <w:rPr>
            <w:noProof/>
            <w:webHidden/>
          </w:rPr>
          <w:fldChar w:fldCharType="separate"/>
        </w:r>
        <w:r w:rsidR="0021521E" w:rsidRPr="0021521E">
          <w:rPr>
            <w:noProof/>
            <w:webHidden/>
          </w:rPr>
          <w:t>6</w:t>
        </w:r>
        <w:r w:rsidR="0021521E" w:rsidRPr="0021521E">
          <w:rPr>
            <w:noProof/>
            <w:webHidden/>
          </w:rPr>
          <w:fldChar w:fldCharType="end"/>
        </w:r>
      </w:hyperlink>
    </w:p>
    <w:p w14:paraId="63B00115" w14:textId="2A8EEDC6"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58" w:history="1">
        <w:r w:rsidR="0021521E" w:rsidRPr="0021521E">
          <w:rPr>
            <w:rStyle w:val="Hyperlink"/>
            <w:noProof/>
          </w:rPr>
          <w:t>3.4</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USER INTERFACE DISPLAYS</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_Toc182228158 \h </w:instrText>
        </w:r>
        <w:r w:rsidR="0021521E" w:rsidRPr="0021521E">
          <w:rPr>
            <w:noProof/>
            <w:webHidden/>
          </w:rPr>
        </w:r>
        <w:r w:rsidR="0021521E" w:rsidRPr="0021521E">
          <w:rPr>
            <w:noProof/>
            <w:webHidden/>
          </w:rPr>
          <w:fldChar w:fldCharType="separate"/>
        </w:r>
        <w:r w:rsidR="0021521E" w:rsidRPr="0021521E">
          <w:rPr>
            <w:noProof/>
            <w:webHidden/>
          </w:rPr>
          <w:t>7</w:t>
        </w:r>
        <w:r w:rsidR="0021521E" w:rsidRPr="0021521E">
          <w:rPr>
            <w:noProof/>
            <w:webHidden/>
          </w:rPr>
          <w:fldChar w:fldCharType="end"/>
        </w:r>
      </w:hyperlink>
    </w:p>
    <w:p w14:paraId="72266143" w14:textId="55BAE438"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59" w:history="1">
        <w:r w:rsidR="0021521E" w:rsidRPr="0021521E">
          <w:rPr>
            <w:rStyle w:val="Hyperlink"/>
            <w:noProof/>
          </w:rPr>
          <w:t>3.5</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COMMUNICATIONS</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_Toc182228159 \h </w:instrText>
        </w:r>
        <w:r w:rsidR="0021521E" w:rsidRPr="0021521E">
          <w:rPr>
            <w:noProof/>
            <w:webHidden/>
          </w:rPr>
        </w:r>
        <w:r w:rsidR="0021521E" w:rsidRPr="0021521E">
          <w:rPr>
            <w:noProof/>
            <w:webHidden/>
          </w:rPr>
          <w:fldChar w:fldCharType="separate"/>
        </w:r>
        <w:r w:rsidR="0021521E" w:rsidRPr="0021521E">
          <w:rPr>
            <w:noProof/>
            <w:webHidden/>
          </w:rPr>
          <w:t>7</w:t>
        </w:r>
        <w:r w:rsidR="0021521E" w:rsidRPr="0021521E">
          <w:rPr>
            <w:noProof/>
            <w:webHidden/>
          </w:rPr>
          <w:fldChar w:fldCharType="end"/>
        </w:r>
      </w:hyperlink>
    </w:p>
    <w:p w14:paraId="456E30FD" w14:textId="71946640" w:rsidR="0021521E" w:rsidRPr="0021521E" w:rsidRDefault="006560D9">
      <w:pPr>
        <w:pStyle w:val="TOC1"/>
        <w:tabs>
          <w:tab w:val="left" w:pos="480"/>
          <w:tab w:val="right" w:leader="dot" w:pos="10963"/>
        </w:tabs>
        <w:rPr>
          <w:rFonts w:asciiTheme="minorHAnsi" w:eastAsiaTheme="minorEastAsia" w:hAnsiTheme="minorHAnsi" w:cstheme="minorBidi"/>
          <w:noProof/>
          <w:kern w:val="2"/>
          <w:sz w:val="24"/>
          <w14:ligatures w14:val="standardContextual"/>
        </w:rPr>
      </w:pPr>
      <w:hyperlink w:anchor="_Toc182228160" w:history="1">
        <w:r w:rsidR="0021521E" w:rsidRPr="0021521E">
          <w:rPr>
            <w:rStyle w:val="Hyperlink"/>
            <w:noProof/>
          </w:rPr>
          <w:t>4</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MECHANICAL REQUIREMENTS</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_Toc182228160 \h </w:instrText>
        </w:r>
        <w:r w:rsidR="0021521E" w:rsidRPr="0021521E">
          <w:rPr>
            <w:noProof/>
            <w:webHidden/>
          </w:rPr>
        </w:r>
        <w:r w:rsidR="0021521E" w:rsidRPr="0021521E">
          <w:rPr>
            <w:noProof/>
            <w:webHidden/>
          </w:rPr>
          <w:fldChar w:fldCharType="separate"/>
        </w:r>
        <w:r w:rsidR="0021521E" w:rsidRPr="0021521E">
          <w:rPr>
            <w:noProof/>
            <w:webHidden/>
          </w:rPr>
          <w:t>7</w:t>
        </w:r>
        <w:r w:rsidR="0021521E" w:rsidRPr="0021521E">
          <w:rPr>
            <w:noProof/>
            <w:webHidden/>
          </w:rPr>
          <w:fldChar w:fldCharType="end"/>
        </w:r>
      </w:hyperlink>
    </w:p>
    <w:p w14:paraId="2F5A383F" w14:textId="27CA804A"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61" w:history="1">
        <w:r w:rsidR="0021521E" w:rsidRPr="0021521E">
          <w:rPr>
            <w:rStyle w:val="Hyperlink"/>
            <w:noProof/>
          </w:rPr>
          <w:t>4.1</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MECHANICAL</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_Toc182228161 \h </w:instrText>
        </w:r>
        <w:r w:rsidR="0021521E" w:rsidRPr="0021521E">
          <w:rPr>
            <w:noProof/>
            <w:webHidden/>
          </w:rPr>
        </w:r>
        <w:r w:rsidR="0021521E" w:rsidRPr="0021521E">
          <w:rPr>
            <w:noProof/>
            <w:webHidden/>
          </w:rPr>
          <w:fldChar w:fldCharType="separate"/>
        </w:r>
        <w:r w:rsidR="0021521E" w:rsidRPr="0021521E">
          <w:rPr>
            <w:noProof/>
            <w:webHidden/>
          </w:rPr>
          <w:t>7</w:t>
        </w:r>
        <w:r w:rsidR="0021521E" w:rsidRPr="0021521E">
          <w:rPr>
            <w:noProof/>
            <w:webHidden/>
          </w:rPr>
          <w:fldChar w:fldCharType="end"/>
        </w:r>
      </w:hyperlink>
    </w:p>
    <w:p w14:paraId="332C96AA" w14:textId="288166BD" w:rsidR="0021521E" w:rsidRPr="0021521E" w:rsidRDefault="006560D9">
      <w:pPr>
        <w:pStyle w:val="TOC1"/>
        <w:tabs>
          <w:tab w:val="left" w:pos="480"/>
          <w:tab w:val="right" w:leader="dot" w:pos="10963"/>
        </w:tabs>
        <w:rPr>
          <w:rFonts w:asciiTheme="minorHAnsi" w:eastAsiaTheme="minorEastAsia" w:hAnsiTheme="minorHAnsi" w:cstheme="minorBidi"/>
          <w:noProof/>
          <w:kern w:val="2"/>
          <w:sz w:val="24"/>
          <w14:ligatures w14:val="standardContextual"/>
        </w:rPr>
      </w:pPr>
      <w:hyperlink w:anchor="_Toc182228162" w:history="1">
        <w:r w:rsidR="0021521E" w:rsidRPr="0021521E">
          <w:rPr>
            <w:rStyle w:val="Hyperlink"/>
            <w:noProof/>
          </w:rPr>
          <w:t>5</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PERFORMANCE REQUIREMENTS</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_Toc182228162 \h </w:instrText>
        </w:r>
        <w:r w:rsidR="0021521E" w:rsidRPr="0021521E">
          <w:rPr>
            <w:noProof/>
            <w:webHidden/>
          </w:rPr>
        </w:r>
        <w:r w:rsidR="0021521E" w:rsidRPr="0021521E">
          <w:rPr>
            <w:noProof/>
            <w:webHidden/>
          </w:rPr>
          <w:fldChar w:fldCharType="separate"/>
        </w:r>
        <w:r w:rsidR="0021521E" w:rsidRPr="0021521E">
          <w:rPr>
            <w:noProof/>
            <w:webHidden/>
          </w:rPr>
          <w:t>8</w:t>
        </w:r>
        <w:r w:rsidR="0021521E" w:rsidRPr="0021521E">
          <w:rPr>
            <w:noProof/>
            <w:webHidden/>
          </w:rPr>
          <w:fldChar w:fldCharType="end"/>
        </w:r>
      </w:hyperlink>
    </w:p>
    <w:p w14:paraId="509CC010" w14:textId="0C46D070"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63" w:history="1">
        <w:r w:rsidR="0021521E" w:rsidRPr="0021521E">
          <w:rPr>
            <w:rStyle w:val="Hyperlink"/>
            <w:noProof/>
          </w:rPr>
          <w:t>5.1</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REGULATORY APPROVALS</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_Toc182228163 \h </w:instrText>
        </w:r>
        <w:r w:rsidR="0021521E" w:rsidRPr="0021521E">
          <w:rPr>
            <w:noProof/>
            <w:webHidden/>
          </w:rPr>
        </w:r>
        <w:r w:rsidR="0021521E" w:rsidRPr="0021521E">
          <w:rPr>
            <w:noProof/>
            <w:webHidden/>
          </w:rPr>
          <w:fldChar w:fldCharType="separate"/>
        </w:r>
        <w:r w:rsidR="0021521E" w:rsidRPr="0021521E">
          <w:rPr>
            <w:noProof/>
            <w:webHidden/>
          </w:rPr>
          <w:t>8</w:t>
        </w:r>
        <w:r w:rsidR="0021521E" w:rsidRPr="0021521E">
          <w:rPr>
            <w:noProof/>
            <w:webHidden/>
          </w:rPr>
          <w:fldChar w:fldCharType="end"/>
        </w:r>
      </w:hyperlink>
    </w:p>
    <w:p w14:paraId="28810A85" w14:textId="03469B65"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64" w:history="1">
        <w:r w:rsidR="0021521E" w:rsidRPr="0021521E">
          <w:rPr>
            <w:rStyle w:val="Hyperlink"/>
            <w:noProof/>
          </w:rPr>
          <w:t>5.2</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ENVIRONMENTAL</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_Toc182228164 \h </w:instrText>
        </w:r>
        <w:r w:rsidR="0021521E" w:rsidRPr="0021521E">
          <w:rPr>
            <w:noProof/>
            <w:webHidden/>
          </w:rPr>
        </w:r>
        <w:r w:rsidR="0021521E" w:rsidRPr="0021521E">
          <w:rPr>
            <w:noProof/>
            <w:webHidden/>
          </w:rPr>
          <w:fldChar w:fldCharType="separate"/>
        </w:r>
        <w:r w:rsidR="0021521E" w:rsidRPr="0021521E">
          <w:rPr>
            <w:noProof/>
            <w:webHidden/>
          </w:rPr>
          <w:t>8</w:t>
        </w:r>
        <w:r w:rsidR="0021521E" w:rsidRPr="0021521E">
          <w:rPr>
            <w:noProof/>
            <w:webHidden/>
          </w:rPr>
          <w:fldChar w:fldCharType="end"/>
        </w:r>
      </w:hyperlink>
    </w:p>
    <w:p w14:paraId="797D4896" w14:textId="649D9D3C" w:rsidR="0021521E" w:rsidRPr="0021521E" w:rsidRDefault="006560D9">
      <w:pPr>
        <w:pStyle w:val="TOC1"/>
        <w:tabs>
          <w:tab w:val="left" w:pos="480"/>
          <w:tab w:val="right" w:leader="dot" w:pos="10963"/>
        </w:tabs>
        <w:rPr>
          <w:rFonts w:asciiTheme="minorHAnsi" w:eastAsiaTheme="minorEastAsia" w:hAnsiTheme="minorHAnsi" w:cstheme="minorBidi"/>
          <w:noProof/>
          <w:kern w:val="2"/>
          <w:sz w:val="24"/>
          <w14:ligatures w14:val="standardContextual"/>
        </w:rPr>
      </w:pPr>
      <w:hyperlink w:anchor="_Toc182228165" w:history="1">
        <w:r w:rsidR="0021521E" w:rsidRPr="0021521E">
          <w:rPr>
            <w:rStyle w:val="Hyperlink"/>
            <w:noProof/>
          </w:rPr>
          <w:t>6</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OVERLAY AND LABEL REQUIREMENTS</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_Toc182228165 \h </w:instrText>
        </w:r>
        <w:r w:rsidR="0021521E" w:rsidRPr="0021521E">
          <w:rPr>
            <w:noProof/>
            <w:webHidden/>
          </w:rPr>
        </w:r>
        <w:r w:rsidR="0021521E" w:rsidRPr="0021521E">
          <w:rPr>
            <w:noProof/>
            <w:webHidden/>
          </w:rPr>
          <w:fldChar w:fldCharType="separate"/>
        </w:r>
        <w:r w:rsidR="0021521E" w:rsidRPr="0021521E">
          <w:rPr>
            <w:noProof/>
            <w:webHidden/>
          </w:rPr>
          <w:t>8</w:t>
        </w:r>
        <w:r w:rsidR="0021521E" w:rsidRPr="0021521E">
          <w:rPr>
            <w:noProof/>
            <w:webHidden/>
          </w:rPr>
          <w:fldChar w:fldCharType="end"/>
        </w:r>
      </w:hyperlink>
    </w:p>
    <w:p w14:paraId="56568C24" w14:textId="577427CF"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66" w:history="1">
        <w:r w:rsidR="0021521E" w:rsidRPr="0021521E">
          <w:rPr>
            <w:rStyle w:val="Hyperlink"/>
            <w:noProof/>
          </w:rPr>
          <w:t>6.1</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OVERLAY</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_Toc182228166 \h </w:instrText>
        </w:r>
        <w:r w:rsidR="0021521E" w:rsidRPr="0021521E">
          <w:rPr>
            <w:noProof/>
            <w:webHidden/>
          </w:rPr>
        </w:r>
        <w:r w:rsidR="0021521E" w:rsidRPr="0021521E">
          <w:rPr>
            <w:noProof/>
            <w:webHidden/>
          </w:rPr>
          <w:fldChar w:fldCharType="separate"/>
        </w:r>
        <w:r w:rsidR="0021521E" w:rsidRPr="0021521E">
          <w:rPr>
            <w:noProof/>
            <w:webHidden/>
          </w:rPr>
          <w:t>8</w:t>
        </w:r>
        <w:r w:rsidR="0021521E" w:rsidRPr="0021521E">
          <w:rPr>
            <w:noProof/>
            <w:webHidden/>
          </w:rPr>
          <w:fldChar w:fldCharType="end"/>
        </w:r>
      </w:hyperlink>
    </w:p>
    <w:p w14:paraId="514B1F6A" w14:textId="00D30760"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67" w:history="1">
        <w:r w:rsidR="0021521E" w:rsidRPr="0021521E">
          <w:rPr>
            <w:rStyle w:val="Hyperlink"/>
            <w:noProof/>
          </w:rPr>
          <w:t>6.2</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LABELS</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_Toc182228167 \h </w:instrText>
        </w:r>
        <w:r w:rsidR="0021521E" w:rsidRPr="0021521E">
          <w:rPr>
            <w:noProof/>
            <w:webHidden/>
          </w:rPr>
        </w:r>
        <w:r w:rsidR="0021521E" w:rsidRPr="0021521E">
          <w:rPr>
            <w:noProof/>
            <w:webHidden/>
          </w:rPr>
          <w:fldChar w:fldCharType="separate"/>
        </w:r>
        <w:r w:rsidR="0021521E" w:rsidRPr="0021521E">
          <w:rPr>
            <w:noProof/>
            <w:webHidden/>
          </w:rPr>
          <w:t>8</w:t>
        </w:r>
        <w:r w:rsidR="0021521E" w:rsidRPr="0021521E">
          <w:rPr>
            <w:noProof/>
            <w:webHidden/>
          </w:rPr>
          <w:fldChar w:fldCharType="end"/>
        </w:r>
      </w:hyperlink>
    </w:p>
    <w:p w14:paraId="4A00F348" w14:textId="1EBF1988" w:rsidR="0021521E" w:rsidRPr="0021521E" w:rsidRDefault="006560D9">
      <w:pPr>
        <w:pStyle w:val="TOC1"/>
        <w:tabs>
          <w:tab w:val="left" w:pos="480"/>
          <w:tab w:val="right" w:leader="dot" w:pos="10963"/>
        </w:tabs>
        <w:rPr>
          <w:rFonts w:asciiTheme="minorHAnsi" w:eastAsiaTheme="minorEastAsia" w:hAnsiTheme="minorHAnsi" w:cstheme="minorBidi"/>
          <w:noProof/>
          <w:kern w:val="2"/>
          <w:sz w:val="24"/>
          <w14:ligatures w14:val="standardContextual"/>
        </w:rPr>
      </w:pPr>
      <w:hyperlink w:anchor="_Toc182228168" w:history="1">
        <w:r w:rsidR="0021521E" w:rsidRPr="0021521E">
          <w:rPr>
            <w:rStyle w:val="Hyperlink"/>
            <w:noProof/>
          </w:rPr>
          <w:t>7</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SOFTWARE REQUIREMENTS – MODULARM PLUS</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_Toc182228168 \h </w:instrText>
        </w:r>
        <w:r w:rsidR="0021521E" w:rsidRPr="0021521E">
          <w:rPr>
            <w:noProof/>
            <w:webHidden/>
          </w:rPr>
        </w:r>
        <w:r w:rsidR="0021521E" w:rsidRPr="0021521E">
          <w:rPr>
            <w:noProof/>
            <w:webHidden/>
          </w:rPr>
          <w:fldChar w:fldCharType="separate"/>
        </w:r>
        <w:r w:rsidR="0021521E" w:rsidRPr="0021521E">
          <w:rPr>
            <w:noProof/>
            <w:webHidden/>
          </w:rPr>
          <w:t>8</w:t>
        </w:r>
        <w:r w:rsidR="0021521E" w:rsidRPr="0021521E">
          <w:rPr>
            <w:noProof/>
            <w:webHidden/>
          </w:rPr>
          <w:fldChar w:fldCharType="end"/>
        </w:r>
      </w:hyperlink>
    </w:p>
    <w:p w14:paraId="2181FFD4" w14:textId="4AA461B0"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69" w:history="1">
        <w:r w:rsidR="0021521E" w:rsidRPr="0021521E">
          <w:rPr>
            <w:rStyle w:val="Hyperlink"/>
            <w:noProof/>
          </w:rPr>
          <w:t>7.1</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DISPLAY</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_Toc182228169 \h </w:instrText>
        </w:r>
        <w:r w:rsidR="0021521E" w:rsidRPr="0021521E">
          <w:rPr>
            <w:noProof/>
            <w:webHidden/>
          </w:rPr>
        </w:r>
        <w:r w:rsidR="0021521E" w:rsidRPr="0021521E">
          <w:rPr>
            <w:noProof/>
            <w:webHidden/>
          </w:rPr>
          <w:fldChar w:fldCharType="separate"/>
        </w:r>
        <w:r w:rsidR="0021521E" w:rsidRPr="0021521E">
          <w:rPr>
            <w:noProof/>
            <w:webHidden/>
          </w:rPr>
          <w:t>8</w:t>
        </w:r>
        <w:r w:rsidR="0021521E" w:rsidRPr="0021521E">
          <w:rPr>
            <w:noProof/>
            <w:webHidden/>
          </w:rPr>
          <w:fldChar w:fldCharType="end"/>
        </w:r>
      </w:hyperlink>
    </w:p>
    <w:p w14:paraId="1340265C" w14:textId="402886E0"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70" w:history="1">
        <w:r w:rsidR="0021521E" w:rsidRPr="0021521E">
          <w:rPr>
            <w:rStyle w:val="Hyperlink"/>
            <w:noProof/>
          </w:rPr>
          <w:t>7.2</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AUDIO</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_Toc182228170 \h </w:instrText>
        </w:r>
        <w:r w:rsidR="0021521E" w:rsidRPr="0021521E">
          <w:rPr>
            <w:noProof/>
            <w:webHidden/>
          </w:rPr>
        </w:r>
        <w:r w:rsidR="0021521E" w:rsidRPr="0021521E">
          <w:rPr>
            <w:noProof/>
            <w:webHidden/>
          </w:rPr>
          <w:fldChar w:fldCharType="separate"/>
        </w:r>
        <w:r w:rsidR="0021521E" w:rsidRPr="0021521E">
          <w:rPr>
            <w:noProof/>
            <w:webHidden/>
          </w:rPr>
          <w:t>9</w:t>
        </w:r>
        <w:r w:rsidR="0021521E" w:rsidRPr="0021521E">
          <w:rPr>
            <w:noProof/>
            <w:webHidden/>
          </w:rPr>
          <w:fldChar w:fldCharType="end"/>
        </w:r>
      </w:hyperlink>
    </w:p>
    <w:p w14:paraId="1F0C4FB2" w14:textId="1F880ED9"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71" w:history="1">
        <w:r w:rsidR="0021521E" w:rsidRPr="0021521E">
          <w:rPr>
            <w:rStyle w:val="Hyperlink"/>
            <w:noProof/>
          </w:rPr>
          <w:t>7.3</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COMPRESSOR CONTROL</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_Toc182228171 \h </w:instrText>
        </w:r>
        <w:r w:rsidR="0021521E" w:rsidRPr="0021521E">
          <w:rPr>
            <w:noProof/>
            <w:webHidden/>
          </w:rPr>
        </w:r>
        <w:r w:rsidR="0021521E" w:rsidRPr="0021521E">
          <w:rPr>
            <w:noProof/>
            <w:webHidden/>
          </w:rPr>
          <w:fldChar w:fldCharType="separate"/>
        </w:r>
        <w:r w:rsidR="0021521E" w:rsidRPr="0021521E">
          <w:rPr>
            <w:noProof/>
            <w:webHidden/>
          </w:rPr>
          <w:t>9</w:t>
        </w:r>
        <w:r w:rsidR="0021521E" w:rsidRPr="0021521E">
          <w:rPr>
            <w:noProof/>
            <w:webHidden/>
          </w:rPr>
          <w:fldChar w:fldCharType="end"/>
        </w:r>
      </w:hyperlink>
    </w:p>
    <w:p w14:paraId="365A22F3" w14:textId="03AAAC34"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72" w:history="1">
        <w:r w:rsidR="0021521E" w:rsidRPr="0021521E">
          <w:rPr>
            <w:rStyle w:val="Hyperlink"/>
            <w:noProof/>
          </w:rPr>
          <w:t>7.4</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EVAPORATOR FAN OUTPUT</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_Toc182228172 \h </w:instrText>
        </w:r>
        <w:r w:rsidR="0021521E" w:rsidRPr="0021521E">
          <w:rPr>
            <w:noProof/>
            <w:webHidden/>
          </w:rPr>
        </w:r>
        <w:r w:rsidR="0021521E" w:rsidRPr="0021521E">
          <w:rPr>
            <w:noProof/>
            <w:webHidden/>
          </w:rPr>
          <w:fldChar w:fldCharType="separate"/>
        </w:r>
        <w:r w:rsidR="0021521E" w:rsidRPr="0021521E">
          <w:rPr>
            <w:noProof/>
            <w:webHidden/>
          </w:rPr>
          <w:t>9</w:t>
        </w:r>
        <w:r w:rsidR="0021521E" w:rsidRPr="0021521E">
          <w:rPr>
            <w:noProof/>
            <w:webHidden/>
          </w:rPr>
          <w:fldChar w:fldCharType="end"/>
        </w:r>
      </w:hyperlink>
    </w:p>
    <w:p w14:paraId="3AFBA276" w14:textId="058AFB1C"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73" w:history="1">
        <w:r w:rsidR="0021521E" w:rsidRPr="0021521E">
          <w:rPr>
            <w:rStyle w:val="Hyperlink"/>
            <w:noProof/>
          </w:rPr>
          <w:t>7.5</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DEFROST CONTROL</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_Toc182228173 \h </w:instrText>
        </w:r>
        <w:r w:rsidR="0021521E" w:rsidRPr="0021521E">
          <w:rPr>
            <w:noProof/>
            <w:webHidden/>
          </w:rPr>
        </w:r>
        <w:r w:rsidR="0021521E" w:rsidRPr="0021521E">
          <w:rPr>
            <w:noProof/>
            <w:webHidden/>
          </w:rPr>
          <w:fldChar w:fldCharType="separate"/>
        </w:r>
        <w:r w:rsidR="0021521E" w:rsidRPr="0021521E">
          <w:rPr>
            <w:noProof/>
            <w:webHidden/>
          </w:rPr>
          <w:t>9</w:t>
        </w:r>
        <w:r w:rsidR="0021521E" w:rsidRPr="0021521E">
          <w:rPr>
            <w:noProof/>
            <w:webHidden/>
          </w:rPr>
          <w:fldChar w:fldCharType="end"/>
        </w:r>
      </w:hyperlink>
    </w:p>
    <w:p w14:paraId="62946F11" w14:textId="1994D25B"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74" w:history="1">
        <w:r w:rsidR="0021521E" w:rsidRPr="0021521E">
          <w:rPr>
            <w:rStyle w:val="Hyperlink"/>
            <w:noProof/>
          </w:rPr>
          <w:t>7.6</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DOOR HEATER CONTROL</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_Toc182228174 \h </w:instrText>
        </w:r>
        <w:r w:rsidR="0021521E" w:rsidRPr="0021521E">
          <w:rPr>
            <w:noProof/>
            <w:webHidden/>
          </w:rPr>
        </w:r>
        <w:r w:rsidR="0021521E" w:rsidRPr="0021521E">
          <w:rPr>
            <w:noProof/>
            <w:webHidden/>
          </w:rPr>
          <w:fldChar w:fldCharType="separate"/>
        </w:r>
        <w:r w:rsidR="0021521E" w:rsidRPr="0021521E">
          <w:rPr>
            <w:noProof/>
            <w:webHidden/>
          </w:rPr>
          <w:t>10</w:t>
        </w:r>
        <w:r w:rsidR="0021521E" w:rsidRPr="0021521E">
          <w:rPr>
            <w:noProof/>
            <w:webHidden/>
          </w:rPr>
          <w:fldChar w:fldCharType="end"/>
        </w:r>
      </w:hyperlink>
    </w:p>
    <w:p w14:paraId="7375D616" w14:textId="5758261B"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75" w:history="1">
        <w:r w:rsidR="0021521E" w:rsidRPr="0021521E">
          <w:rPr>
            <w:rStyle w:val="Hyperlink"/>
            <w:noProof/>
          </w:rPr>
          <w:t>7.7</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HUMIDTY MEASURING</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_Toc182228175 \h </w:instrText>
        </w:r>
        <w:r w:rsidR="0021521E" w:rsidRPr="0021521E">
          <w:rPr>
            <w:noProof/>
            <w:webHidden/>
          </w:rPr>
        </w:r>
        <w:r w:rsidR="0021521E" w:rsidRPr="0021521E">
          <w:rPr>
            <w:noProof/>
            <w:webHidden/>
          </w:rPr>
          <w:fldChar w:fldCharType="separate"/>
        </w:r>
        <w:r w:rsidR="0021521E" w:rsidRPr="0021521E">
          <w:rPr>
            <w:noProof/>
            <w:webHidden/>
          </w:rPr>
          <w:t>10</w:t>
        </w:r>
        <w:r w:rsidR="0021521E" w:rsidRPr="0021521E">
          <w:rPr>
            <w:noProof/>
            <w:webHidden/>
          </w:rPr>
          <w:fldChar w:fldCharType="end"/>
        </w:r>
      </w:hyperlink>
    </w:p>
    <w:p w14:paraId="0AA2EDF3" w14:textId="21E0FEBF" w:rsidR="0021521E" w:rsidRPr="0021521E" w:rsidRDefault="006560D9">
      <w:pPr>
        <w:pStyle w:val="TOC1"/>
        <w:tabs>
          <w:tab w:val="left" w:pos="480"/>
          <w:tab w:val="right" w:leader="dot" w:pos="10963"/>
        </w:tabs>
        <w:rPr>
          <w:rFonts w:asciiTheme="minorHAnsi" w:eastAsiaTheme="minorEastAsia" w:hAnsiTheme="minorHAnsi" w:cstheme="minorBidi"/>
          <w:noProof/>
          <w:kern w:val="2"/>
          <w:sz w:val="24"/>
          <w14:ligatures w14:val="standardContextual"/>
        </w:rPr>
      </w:pPr>
      <w:hyperlink w:anchor="_Toc182228176" w:history="1">
        <w:r w:rsidR="0021521E" w:rsidRPr="0021521E">
          <w:rPr>
            <w:rStyle w:val="Hyperlink"/>
            <w:noProof/>
          </w:rPr>
          <w:t>8</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SOFTWARE REQUIREMENTS – MODULARM PRO</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_Toc182228176 \h </w:instrText>
        </w:r>
        <w:r w:rsidR="0021521E" w:rsidRPr="0021521E">
          <w:rPr>
            <w:noProof/>
            <w:webHidden/>
          </w:rPr>
        </w:r>
        <w:r w:rsidR="0021521E" w:rsidRPr="0021521E">
          <w:rPr>
            <w:noProof/>
            <w:webHidden/>
          </w:rPr>
          <w:fldChar w:fldCharType="separate"/>
        </w:r>
        <w:r w:rsidR="0021521E" w:rsidRPr="0021521E">
          <w:rPr>
            <w:noProof/>
            <w:webHidden/>
          </w:rPr>
          <w:t>10</w:t>
        </w:r>
        <w:r w:rsidR="0021521E" w:rsidRPr="0021521E">
          <w:rPr>
            <w:noProof/>
            <w:webHidden/>
          </w:rPr>
          <w:fldChar w:fldCharType="end"/>
        </w:r>
      </w:hyperlink>
    </w:p>
    <w:p w14:paraId="278F42BE" w14:textId="6B7B6C36"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77" w:history="1">
        <w:r w:rsidR="0021521E" w:rsidRPr="0021521E">
          <w:rPr>
            <w:rStyle w:val="Hyperlink"/>
            <w:noProof/>
          </w:rPr>
          <w:t>8.1</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CO2 SENSING</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_Toc182228177 \h </w:instrText>
        </w:r>
        <w:r w:rsidR="0021521E" w:rsidRPr="0021521E">
          <w:rPr>
            <w:noProof/>
            <w:webHidden/>
          </w:rPr>
        </w:r>
        <w:r w:rsidR="0021521E" w:rsidRPr="0021521E">
          <w:rPr>
            <w:noProof/>
            <w:webHidden/>
          </w:rPr>
          <w:fldChar w:fldCharType="separate"/>
        </w:r>
        <w:r w:rsidR="0021521E" w:rsidRPr="0021521E">
          <w:rPr>
            <w:noProof/>
            <w:webHidden/>
          </w:rPr>
          <w:t>10</w:t>
        </w:r>
        <w:r w:rsidR="0021521E" w:rsidRPr="0021521E">
          <w:rPr>
            <w:noProof/>
            <w:webHidden/>
          </w:rPr>
          <w:fldChar w:fldCharType="end"/>
        </w:r>
      </w:hyperlink>
    </w:p>
    <w:p w14:paraId="3E004718" w14:textId="52B62DD8"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78" w:history="1">
        <w:r w:rsidR="0021521E" w:rsidRPr="0021521E">
          <w:rPr>
            <w:rStyle w:val="Hyperlink"/>
            <w:noProof/>
          </w:rPr>
          <w:t>8.2</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ELECTRIC EXPANSION VALVE (EEV) CONTROL</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_Toc182228178 \h </w:instrText>
        </w:r>
        <w:r w:rsidR="0021521E" w:rsidRPr="0021521E">
          <w:rPr>
            <w:noProof/>
            <w:webHidden/>
          </w:rPr>
        </w:r>
        <w:r w:rsidR="0021521E" w:rsidRPr="0021521E">
          <w:rPr>
            <w:noProof/>
            <w:webHidden/>
          </w:rPr>
          <w:fldChar w:fldCharType="separate"/>
        </w:r>
        <w:r w:rsidR="0021521E" w:rsidRPr="0021521E">
          <w:rPr>
            <w:noProof/>
            <w:webHidden/>
          </w:rPr>
          <w:t>10</w:t>
        </w:r>
        <w:r w:rsidR="0021521E" w:rsidRPr="0021521E">
          <w:rPr>
            <w:noProof/>
            <w:webHidden/>
          </w:rPr>
          <w:fldChar w:fldCharType="end"/>
        </w:r>
      </w:hyperlink>
    </w:p>
    <w:p w14:paraId="2BB435EB" w14:textId="2EADFCC2"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79" w:history="1">
        <w:r w:rsidR="0021521E" w:rsidRPr="0021521E">
          <w:rPr>
            <w:rStyle w:val="Hyperlink"/>
            <w:noProof/>
          </w:rPr>
          <w:t>8.3</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HUMIDIFIER CONTROL</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_Toc182228179 \h </w:instrText>
        </w:r>
        <w:r w:rsidR="0021521E" w:rsidRPr="0021521E">
          <w:rPr>
            <w:noProof/>
            <w:webHidden/>
          </w:rPr>
        </w:r>
        <w:r w:rsidR="0021521E" w:rsidRPr="0021521E">
          <w:rPr>
            <w:noProof/>
            <w:webHidden/>
          </w:rPr>
          <w:fldChar w:fldCharType="separate"/>
        </w:r>
        <w:r w:rsidR="0021521E" w:rsidRPr="0021521E">
          <w:rPr>
            <w:noProof/>
            <w:webHidden/>
          </w:rPr>
          <w:t>10</w:t>
        </w:r>
        <w:r w:rsidR="0021521E" w:rsidRPr="0021521E">
          <w:rPr>
            <w:noProof/>
            <w:webHidden/>
          </w:rPr>
          <w:fldChar w:fldCharType="end"/>
        </w:r>
      </w:hyperlink>
    </w:p>
    <w:p w14:paraId="3B8535D0" w14:textId="07B399B6"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80" w:history="1">
        <w:r w:rsidR="0021521E" w:rsidRPr="0021521E">
          <w:rPr>
            <w:rStyle w:val="Hyperlink"/>
            <w:noProof/>
          </w:rPr>
          <w:t>8.4</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REFRIDGERATION LEAK DETECTION</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_Toc182228180 \h </w:instrText>
        </w:r>
        <w:r w:rsidR="0021521E" w:rsidRPr="0021521E">
          <w:rPr>
            <w:noProof/>
            <w:webHidden/>
          </w:rPr>
        </w:r>
        <w:r w:rsidR="0021521E" w:rsidRPr="0021521E">
          <w:rPr>
            <w:noProof/>
            <w:webHidden/>
          </w:rPr>
          <w:fldChar w:fldCharType="separate"/>
        </w:r>
        <w:r w:rsidR="0021521E" w:rsidRPr="0021521E">
          <w:rPr>
            <w:noProof/>
            <w:webHidden/>
          </w:rPr>
          <w:t>11</w:t>
        </w:r>
        <w:r w:rsidR="0021521E" w:rsidRPr="0021521E">
          <w:rPr>
            <w:noProof/>
            <w:webHidden/>
          </w:rPr>
          <w:fldChar w:fldCharType="end"/>
        </w:r>
      </w:hyperlink>
    </w:p>
    <w:p w14:paraId="006E444F" w14:textId="4182A66C"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81" w:history="1">
        <w:r w:rsidR="0021521E" w:rsidRPr="0021521E">
          <w:rPr>
            <w:rStyle w:val="Hyperlink"/>
            <w:noProof/>
          </w:rPr>
          <w:t>8.5</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VENT OUTPUT</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_Toc182228181 \h </w:instrText>
        </w:r>
        <w:r w:rsidR="0021521E" w:rsidRPr="0021521E">
          <w:rPr>
            <w:noProof/>
            <w:webHidden/>
          </w:rPr>
        </w:r>
        <w:r w:rsidR="0021521E" w:rsidRPr="0021521E">
          <w:rPr>
            <w:noProof/>
            <w:webHidden/>
          </w:rPr>
          <w:fldChar w:fldCharType="separate"/>
        </w:r>
        <w:r w:rsidR="0021521E" w:rsidRPr="0021521E">
          <w:rPr>
            <w:noProof/>
            <w:webHidden/>
          </w:rPr>
          <w:t>11</w:t>
        </w:r>
        <w:r w:rsidR="0021521E" w:rsidRPr="0021521E">
          <w:rPr>
            <w:noProof/>
            <w:webHidden/>
          </w:rPr>
          <w:fldChar w:fldCharType="end"/>
        </w:r>
      </w:hyperlink>
    </w:p>
    <w:p w14:paraId="213F32B7" w14:textId="40FF71C4"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82" w:history="1">
        <w:r w:rsidR="0021521E" w:rsidRPr="0021521E">
          <w:rPr>
            <w:rStyle w:val="Hyperlink"/>
            <w:noProof/>
          </w:rPr>
          <w:t>8.6</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AUTODETECTION</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_Toc182228182 \h </w:instrText>
        </w:r>
        <w:r w:rsidR="0021521E" w:rsidRPr="0021521E">
          <w:rPr>
            <w:noProof/>
            <w:webHidden/>
          </w:rPr>
        </w:r>
        <w:r w:rsidR="0021521E" w:rsidRPr="0021521E">
          <w:rPr>
            <w:noProof/>
            <w:webHidden/>
          </w:rPr>
          <w:fldChar w:fldCharType="separate"/>
        </w:r>
        <w:r w:rsidR="0021521E" w:rsidRPr="0021521E">
          <w:rPr>
            <w:noProof/>
            <w:webHidden/>
          </w:rPr>
          <w:t>11</w:t>
        </w:r>
        <w:r w:rsidR="0021521E" w:rsidRPr="0021521E">
          <w:rPr>
            <w:noProof/>
            <w:webHidden/>
          </w:rPr>
          <w:fldChar w:fldCharType="end"/>
        </w:r>
      </w:hyperlink>
    </w:p>
    <w:p w14:paraId="4930E79B" w14:textId="31B67264" w:rsidR="0021521E" w:rsidRPr="0021521E" w:rsidRDefault="006560D9">
      <w:pPr>
        <w:pStyle w:val="TOC2"/>
        <w:rPr>
          <w:rFonts w:asciiTheme="minorHAnsi" w:eastAsiaTheme="minorEastAsia" w:hAnsiTheme="minorHAnsi" w:cstheme="minorBidi"/>
          <w:noProof/>
          <w:kern w:val="2"/>
          <w:sz w:val="24"/>
          <w14:ligatures w14:val="standardContextual"/>
        </w:rPr>
      </w:pPr>
      <w:hyperlink w:anchor="_Toc182228185" w:history="1">
        <w:r w:rsidR="0021521E" w:rsidRPr="0021521E">
          <w:rPr>
            <w:rStyle w:val="Hyperlink"/>
            <w:noProof/>
          </w:rPr>
          <w:t>8.7</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AUTOSET PROGRAMMING</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_Toc182228185 \h </w:instrText>
        </w:r>
        <w:r w:rsidR="0021521E" w:rsidRPr="0021521E">
          <w:rPr>
            <w:noProof/>
            <w:webHidden/>
          </w:rPr>
        </w:r>
        <w:r w:rsidR="0021521E" w:rsidRPr="0021521E">
          <w:rPr>
            <w:noProof/>
            <w:webHidden/>
          </w:rPr>
          <w:fldChar w:fldCharType="separate"/>
        </w:r>
        <w:r w:rsidR="0021521E" w:rsidRPr="0021521E">
          <w:rPr>
            <w:noProof/>
            <w:webHidden/>
          </w:rPr>
          <w:t>11</w:t>
        </w:r>
        <w:r w:rsidR="0021521E" w:rsidRPr="0021521E">
          <w:rPr>
            <w:noProof/>
            <w:webHidden/>
          </w:rPr>
          <w:fldChar w:fldCharType="end"/>
        </w:r>
      </w:hyperlink>
    </w:p>
    <w:p w14:paraId="3B4FFAE9" w14:textId="08CACB8F" w:rsidR="0021521E" w:rsidRDefault="006560D9">
      <w:pPr>
        <w:pStyle w:val="TOC2"/>
        <w:rPr>
          <w:rFonts w:asciiTheme="minorHAnsi" w:eastAsiaTheme="minorEastAsia" w:hAnsiTheme="minorHAnsi" w:cstheme="minorBidi"/>
          <w:noProof/>
          <w:kern w:val="2"/>
          <w:sz w:val="24"/>
          <w14:ligatures w14:val="standardContextual"/>
        </w:rPr>
      </w:pPr>
      <w:hyperlink w:anchor="_Toc182228187" w:history="1">
        <w:r w:rsidR="0021521E" w:rsidRPr="0021521E">
          <w:rPr>
            <w:rStyle w:val="Hyperlink"/>
            <w:noProof/>
          </w:rPr>
          <w:t>8.8</w:t>
        </w:r>
        <w:r w:rsidR="0021521E" w:rsidRPr="0021521E">
          <w:rPr>
            <w:rFonts w:asciiTheme="minorHAnsi" w:eastAsiaTheme="minorEastAsia" w:hAnsiTheme="minorHAnsi" w:cstheme="minorBidi"/>
            <w:noProof/>
            <w:kern w:val="2"/>
            <w:sz w:val="24"/>
            <w14:ligatures w14:val="standardContextual"/>
          </w:rPr>
          <w:tab/>
        </w:r>
        <w:r w:rsidR="0021521E" w:rsidRPr="0021521E">
          <w:rPr>
            <w:rStyle w:val="Hyperlink"/>
            <w:noProof/>
          </w:rPr>
          <w:t>FUTURE CONSIDERATIONS</w:t>
        </w:r>
        <w:r w:rsidR="0021521E" w:rsidRPr="0021521E">
          <w:rPr>
            <w:noProof/>
            <w:webHidden/>
          </w:rPr>
          <w:tab/>
        </w:r>
        <w:r w:rsidR="0021521E" w:rsidRPr="0021521E">
          <w:rPr>
            <w:noProof/>
            <w:webHidden/>
          </w:rPr>
          <w:fldChar w:fldCharType="begin"/>
        </w:r>
        <w:r w:rsidR="0021521E" w:rsidRPr="0021521E">
          <w:rPr>
            <w:noProof/>
            <w:webHidden/>
          </w:rPr>
          <w:instrText xml:space="preserve"> PAGEREF _Toc182228187 \h </w:instrText>
        </w:r>
        <w:r w:rsidR="0021521E" w:rsidRPr="0021521E">
          <w:rPr>
            <w:noProof/>
            <w:webHidden/>
          </w:rPr>
        </w:r>
        <w:r w:rsidR="0021521E" w:rsidRPr="0021521E">
          <w:rPr>
            <w:noProof/>
            <w:webHidden/>
          </w:rPr>
          <w:fldChar w:fldCharType="separate"/>
        </w:r>
        <w:r w:rsidR="0021521E" w:rsidRPr="0021521E">
          <w:rPr>
            <w:noProof/>
            <w:webHidden/>
          </w:rPr>
          <w:t>11</w:t>
        </w:r>
        <w:r w:rsidR="0021521E" w:rsidRPr="0021521E">
          <w:rPr>
            <w:noProof/>
            <w:webHidden/>
          </w:rPr>
          <w:fldChar w:fldCharType="end"/>
        </w:r>
      </w:hyperlink>
    </w:p>
    <w:p w14:paraId="065994FD" w14:textId="0C680021" w:rsidR="0021521E" w:rsidRDefault="006560D9">
      <w:pPr>
        <w:pStyle w:val="TOC1"/>
        <w:tabs>
          <w:tab w:val="left" w:pos="480"/>
          <w:tab w:val="right" w:leader="dot" w:pos="10963"/>
        </w:tabs>
        <w:rPr>
          <w:rFonts w:asciiTheme="minorHAnsi" w:eastAsiaTheme="minorEastAsia" w:hAnsiTheme="minorHAnsi" w:cstheme="minorBidi"/>
          <w:noProof/>
          <w:kern w:val="2"/>
          <w:sz w:val="24"/>
          <w14:ligatures w14:val="standardContextual"/>
        </w:rPr>
      </w:pPr>
      <w:hyperlink w:anchor="_Toc182228188" w:history="1">
        <w:r w:rsidR="0021521E" w:rsidRPr="00702611">
          <w:rPr>
            <w:rStyle w:val="Hyperlink"/>
            <w:noProof/>
          </w:rPr>
          <w:t>9</w:t>
        </w:r>
        <w:r w:rsidR="0021521E">
          <w:rPr>
            <w:rFonts w:asciiTheme="minorHAnsi" w:eastAsiaTheme="minorEastAsia" w:hAnsiTheme="minorHAnsi" w:cstheme="minorBidi"/>
            <w:noProof/>
            <w:kern w:val="2"/>
            <w:sz w:val="24"/>
            <w14:ligatures w14:val="standardContextual"/>
          </w:rPr>
          <w:tab/>
        </w:r>
        <w:r w:rsidR="0021521E" w:rsidRPr="00702611">
          <w:rPr>
            <w:rStyle w:val="Hyperlink"/>
            <w:noProof/>
          </w:rPr>
          <w:t>APPENDIX</w:t>
        </w:r>
        <w:r w:rsidR="0021521E">
          <w:rPr>
            <w:noProof/>
            <w:webHidden/>
          </w:rPr>
          <w:tab/>
        </w:r>
        <w:r w:rsidR="0021521E">
          <w:rPr>
            <w:noProof/>
            <w:webHidden/>
          </w:rPr>
          <w:fldChar w:fldCharType="begin"/>
        </w:r>
        <w:r w:rsidR="0021521E">
          <w:rPr>
            <w:noProof/>
            <w:webHidden/>
          </w:rPr>
          <w:instrText xml:space="preserve"> PAGEREF _Toc182228188 \h </w:instrText>
        </w:r>
        <w:r w:rsidR="0021521E">
          <w:rPr>
            <w:noProof/>
            <w:webHidden/>
          </w:rPr>
        </w:r>
        <w:r w:rsidR="0021521E">
          <w:rPr>
            <w:noProof/>
            <w:webHidden/>
          </w:rPr>
          <w:fldChar w:fldCharType="separate"/>
        </w:r>
        <w:r w:rsidR="0021521E">
          <w:rPr>
            <w:noProof/>
            <w:webHidden/>
          </w:rPr>
          <w:t>12</w:t>
        </w:r>
        <w:r w:rsidR="0021521E">
          <w:rPr>
            <w:noProof/>
            <w:webHidden/>
          </w:rPr>
          <w:fldChar w:fldCharType="end"/>
        </w:r>
      </w:hyperlink>
    </w:p>
    <w:p w14:paraId="5EAF35B2" w14:textId="35B5674E" w:rsidR="00132DC1" w:rsidRDefault="00ED2E87" w:rsidP="4BECCC26">
      <w:pPr>
        <w:pStyle w:val="TOC2"/>
        <w:tabs>
          <w:tab w:val="clear" w:pos="10963"/>
          <w:tab w:val="left" w:pos="600"/>
          <w:tab w:val="right" w:leader="dot" w:pos="10965"/>
        </w:tabs>
        <w:rPr>
          <w:noProof/>
        </w:rPr>
      </w:pPr>
      <w:r>
        <w:fldChar w:fldCharType="end"/>
      </w:r>
    </w:p>
    <w:p w14:paraId="1C7D85DE" w14:textId="51FB768F" w:rsidR="001F570E" w:rsidRDefault="001F570E" w:rsidP="60DA46E3">
      <w:pPr>
        <w:pStyle w:val="TOC2"/>
        <w:tabs>
          <w:tab w:val="clear" w:pos="10963"/>
          <w:tab w:val="left" w:pos="600"/>
          <w:tab w:val="right" w:leader="dot" w:pos="10965"/>
        </w:tabs>
        <w:rPr>
          <w:noProof/>
        </w:rPr>
      </w:pPr>
    </w:p>
    <w:p w14:paraId="21527FF2" w14:textId="77777777" w:rsidR="00020DED" w:rsidRDefault="00020DED" w:rsidP="60DA46E3">
      <w:pPr>
        <w:rPr>
          <w:b/>
          <w:bCs/>
          <w:sz w:val="24"/>
          <w:szCs w:val="24"/>
          <w:u w:val="single"/>
        </w:rPr>
      </w:pPr>
      <w:r w:rsidRPr="60DA46E3">
        <w:rPr>
          <w:b/>
          <w:bCs/>
          <w:sz w:val="24"/>
          <w:szCs w:val="24"/>
          <w:u w:val="single"/>
        </w:rPr>
        <w:br w:type="page"/>
      </w:r>
    </w:p>
    <w:p w14:paraId="750325DA" w14:textId="77777777" w:rsidR="00020DED" w:rsidRDefault="00020DED" w:rsidP="00020DED">
      <w:pPr>
        <w:rPr>
          <w:b/>
          <w:u w:val="single"/>
        </w:rPr>
      </w:pPr>
    </w:p>
    <w:p w14:paraId="14D00C37" w14:textId="77777777" w:rsidR="00020DED" w:rsidRPr="002A5973" w:rsidRDefault="00020DED">
      <w:pPr>
        <w:pStyle w:val="Heading112pt"/>
        <w:numPr>
          <w:ilvl w:val="0"/>
          <w:numId w:val="4"/>
        </w:numPr>
      </w:pPr>
      <w:bookmarkStart w:id="1" w:name="_Toc182228152"/>
      <w:r>
        <w:t>GENERAL DESCRIPTION</w:t>
      </w:r>
      <w:bookmarkEnd w:id="1"/>
    </w:p>
    <w:p w14:paraId="0C7162BD" w14:textId="77777777" w:rsidR="00020DED" w:rsidRDefault="00020DED" w:rsidP="00020DED"/>
    <w:p w14:paraId="46B6BE28" w14:textId="5AB5CE72" w:rsidR="00487B98" w:rsidRDefault="00020DED" w:rsidP="0032080E">
      <w:pPr>
        <w:spacing w:line="240" w:lineRule="atLeast"/>
      </w:pPr>
      <w:r w:rsidRPr="2376EC8B">
        <w:rPr>
          <w:color w:val="000000" w:themeColor="text1"/>
        </w:rPr>
        <w:t>The purpose of this project is to</w:t>
      </w:r>
      <w:r w:rsidR="0032080E">
        <w:t xml:space="preserve"> develop </w:t>
      </w:r>
      <w:r w:rsidR="00197B4D">
        <w:t xml:space="preserve">a walk in refrigeration controller product line. </w:t>
      </w:r>
      <w:r w:rsidR="00872D29">
        <w:t>This will be done in 2 Phases.</w:t>
      </w:r>
    </w:p>
    <w:p w14:paraId="0DC5F7F0" w14:textId="77777777" w:rsidR="00872D29" w:rsidRDefault="00872D29" w:rsidP="0032080E">
      <w:pPr>
        <w:spacing w:line="240" w:lineRule="atLeast"/>
      </w:pPr>
    </w:p>
    <w:p w14:paraId="53D8A4E9" w14:textId="4E3A58C0" w:rsidR="00197B4D" w:rsidRDefault="00197B4D" w:rsidP="0032080E">
      <w:pPr>
        <w:spacing w:line="240" w:lineRule="atLeast"/>
      </w:pPr>
      <w:r>
        <w:t xml:space="preserve">We will leverage all the current features and functions of the 75LCT but extend this to a controller by controlling the various components in the walk in. </w:t>
      </w:r>
      <w:r w:rsidR="0085732D">
        <w:t xml:space="preserve"> For the scope of the project this document highlights the additional requirements to support this.  Refer to the existing 75LCT PRD for reference in existing operation.</w:t>
      </w:r>
    </w:p>
    <w:p w14:paraId="350EDB19" w14:textId="77777777" w:rsidR="00197B4D" w:rsidRDefault="00197B4D" w:rsidP="0032080E">
      <w:pPr>
        <w:spacing w:line="240" w:lineRule="atLeast"/>
      </w:pPr>
    </w:p>
    <w:p w14:paraId="74E5AE72" w14:textId="5601B75E" w:rsidR="00055032" w:rsidRDefault="00197B4D" w:rsidP="0032080E">
      <w:pPr>
        <w:spacing w:line="240" w:lineRule="atLeast"/>
      </w:pPr>
      <w:r>
        <w:t>Base 75LCT functions are:</w:t>
      </w:r>
    </w:p>
    <w:p w14:paraId="57012DE3" w14:textId="77777777" w:rsidR="00197B4D" w:rsidRDefault="00197B4D" w:rsidP="0032080E">
      <w:pPr>
        <w:spacing w:line="240" w:lineRule="atLeast"/>
      </w:pPr>
    </w:p>
    <w:p w14:paraId="5E660F92" w14:textId="77777777" w:rsidR="00197B4D" w:rsidRPr="00197B4D" w:rsidRDefault="00197B4D" w:rsidP="00197B4D">
      <w:pPr>
        <w:numPr>
          <w:ilvl w:val="0"/>
          <w:numId w:val="21"/>
        </w:numPr>
        <w:tabs>
          <w:tab w:val="clear" w:pos="360"/>
          <w:tab w:val="num" w:pos="720"/>
        </w:tabs>
        <w:spacing w:line="240" w:lineRule="atLeast"/>
        <w:ind w:left="720"/>
      </w:pPr>
      <w:r w:rsidRPr="00197B4D">
        <w:t>Touchscreen Platform</w:t>
      </w:r>
    </w:p>
    <w:p w14:paraId="0C7042DD" w14:textId="41C801E1" w:rsidR="00197B4D" w:rsidRPr="00197B4D" w:rsidRDefault="00DE28D1" w:rsidP="00197B4D">
      <w:pPr>
        <w:numPr>
          <w:ilvl w:val="0"/>
          <w:numId w:val="21"/>
        </w:numPr>
        <w:tabs>
          <w:tab w:val="clear" w:pos="360"/>
          <w:tab w:val="num" w:pos="720"/>
        </w:tabs>
        <w:spacing w:line="240" w:lineRule="atLeast"/>
        <w:ind w:left="720"/>
      </w:pPr>
      <w:r>
        <w:t xml:space="preserve">Patented </w:t>
      </w:r>
      <w:r w:rsidR="00197B4D" w:rsidRPr="00197B4D">
        <w:t xml:space="preserve">Light </w:t>
      </w:r>
      <w:r>
        <w:t xml:space="preserve">Delay </w:t>
      </w:r>
      <w:r w:rsidR="00197B4D" w:rsidRPr="00197B4D">
        <w:t>Control/Extended Open-Door Alarm</w:t>
      </w:r>
    </w:p>
    <w:p w14:paraId="49C1BE33" w14:textId="77777777" w:rsidR="00197B4D" w:rsidRPr="00197B4D" w:rsidRDefault="00197B4D" w:rsidP="00197B4D">
      <w:pPr>
        <w:numPr>
          <w:ilvl w:val="0"/>
          <w:numId w:val="21"/>
        </w:numPr>
        <w:tabs>
          <w:tab w:val="clear" w:pos="360"/>
          <w:tab w:val="num" w:pos="720"/>
        </w:tabs>
        <w:spacing w:line="240" w:lineRule="atLeast"/>
        <w:ind w:left="720"/>
      </w:pPr>
      <w:r w:rsidRPr="00197B4D">
        <w:t>Critical Alerts</w:t>
      </w:r>
    </w:p>
    <w:p w14:paraId="28AA80EC" w14:textId="77777777" w:rsidR="00197B4D" w:rsidRPr="00197B4D" w:rsidRDefault="00197B4D" w:rsidP="00197B4D">
      <w:pPr>
        <w:numPr>
          <w:ilvl w:val="0"/>
          <w:numId w:val="21"/>
        </w:numPr>
        <w:tabs>
          <w:tab w:val="clear" w:pos="360"/>
          <w:tab w:val="num" w:pos="720"/>
        </w:tabs>
        <w:spacing w:line="240" w:lineRule="atLeast"/>
        <w:ind w:left="720"/>
      </w:pPr>
      <w:r w:rsidRPr="00197B4D">
        <w:t>Elevated Temperatures</w:t>
      </w:r>
    </w:p>
    <w:p w14:paraId="3020A1C5" w14:textId="77777777" w:rsidR="00197B4D" w:rsidRPr="00197B4D" w:rsidRDefault="00197B4D" w:rsidP="00197B4D">
      <w:pPr>
        <w:numPr>
          <w:ilvl w:val="0"/>
          <w:numId w:val="21"/>
        </w:numPr>
        <w:tabs>
          <w:tab w:val="clear" w:pos="360"/>
          <w:tab w:val="num" w:pos="720"/>
        </w:tabs>
        <w:spacing w:line="240" w:lineRule="atLeast"/>
        <w:ind w:left="720"/>
      </w:pPr>
      <w:r w:rsidRPr="00197B4D">
        <w:t>Clean Condenser Alert (Run Time)</w:t>
      </w:r>
    </w:p>
    <w:p w14:paraId="6EEAD9B5" w14:textId="77777777" w:rsidR="00197B4D" w:rsidRPr="00197B4D" w:rsidRDefault="00197B4D" w:rsidP="00197B4D">
      <w:pPr>
        <w:numPr>
          <w:ilvl w:val="0"/>
          <w:numId w:val="21"/>
        </w:numPr>
        <w:tabs>
          <w:tab w:val="clear" w:pos="360"/>
          <w:tab w:val="num" w:pos="720"/>
        </w:tabs>
        <w:spacing w:line="240" w:lineRule="atLeast"/>
        <w:ind w:left="720"/>
      </w:pPr>
      <w:r w:rsidRPr="00197B4D">
        <w:t>Check Evaporator Alert (Run Time)</w:t>
      </w:r>
    </w:p>
    <w:p w14:paraId="42AED81C" w14:textId="6BFAD070" w:rsidR="00197B4D" w:rsidRDefault="00197B4D" w:rsidP="00197B4D">
      <w:pPr>
        <w:numPr>
          <w:ilvl w:val="0"/>
          <w:numId w:val="21"/>
        </w:numPr>
        <w:tabs>
          <w:tab w:val="clear" w:pos="360"/>
          <w:tab w:val="num" w:pos="720"/>
        </w:tabs>
        <w:spacing w:line="240" w:lineRule="atLeast"/>
        <w:ind w:left="720"/>
      </w:pPr>
      <w:r w:rsidRPr="00197B4D">
        <w:t>Panic Alarm</w:t>
      </w:r>
      <w:r w:rsidR="00487B98">
        <w:t xml:space="preserve">, IP-1 functionality </w:t>
      </w:r>
    </w:p>
    <w:p w14:paraId="332056C4" w14:textId="64D4CD67" w:rsidR="00197B4D" w:rsidRPr="00197B4D" w:rsidRDefault="00487B98" w:rsidP="00197B4D">
      <w:pPr>
        <w:numPr>
          <w:ilvl w:val="0"/>
          <w:numId w:val="21"/>
        </w:numPr>
        <w:tabs>
          <w:tab w:val="clear" w:pos="360"/>
          <w:tab w:val="num" w:pos="720"/>
        </w:tabs>
        <w:spacing w:line="240" w:lineRule="atLeast"/>
        <w:ind w:left="720"/>
      </w:pPr>
      <w:r>
        <w:t xml:space="preserve">Motion Sensing, MD-1 functionality </w:t>
      </w:r>
    </w:p>
    <w:p w14:paraId="48A57E9E" w14:textId="77777777" w:rsidR="00197B4D" w:rsidRPr="00197B4D" w:rsidRDefault="00197B4D" w:rsidP="00197B4D">
      <w:pPr>
        <w:numPr>
          <w:ilvl w:val="0"/>
          <w:numId w:val="21"/>
        </w:numPr>
        <w:tabs>
          <w:tab w:val="clear" w:pos="360"/>
          <w:tab w:val="num" w:pos="720"/>
        </w:tabs>
        <w:spacing w:line="240" w:lineRule="atLeast"/>
        <w:ind w:left="720"/>
      </w:pPr>
      <w:r w:rsidRPr="00197B4D">
        <w:t>Universal Power Supply 100v-240v 50/60Hz – Global Compliance</w:t>
      </w:r>
    </w:p>
    <w:p w14:paraId="0FF74214" w14:textId="77777777" w:rsidR="00197B4D" w:rsidRPr="00197B4D" w:rsidRDefault="00197B4D" w:rsidP="00197B4D">
      <w:pPr>
        <w:numPr>
          <w:ilvl w:val="0"/>
          <w:numId w:val="21"/>
        </w:numPr>
        <w:tabs>
          <w:tab w:val="clear" w:pos="360"/>
          <w:tab w:val="num" w:pos="720"/>
        </w:tabs>
        <w:spacing w:line="240" w:lineRule="atLeast"/>
        <w:ind w:left="720"/>
      </w:pPr>
      <w:r w:rsidRPr="00197B4D">
        <w:t>Zero Crossing Circuit (Relay output)</w:t>
      </w:r>
    </w:p>
    <w:p w14:paraId="1BAEA21B" w14:textId="77777777" w:rsidR="00197B4D" w:rsidRPr="00197B4D" w:rsidRDefault="00197B4D" w:rsidP="00197B4D">
      <w:pPr>
        <w:numPr>
          <w:ilvl w:val="0"/>
          <w:numId w:val="21"/>
        </w:numPr>
        <w:tabs>
          <w:tab w:val="clear" w:pos="360"/>
          <w:tab w:val="num" w:pos="720"/>
        </w:tabs>
        <w:spacing w:line="240" w:lineRule="atLeast"/>
        <w:ind w:left="720"/>
      </w:pPr>
      <w:r w:rsidRPr="00197B4D">
        <w:t>Optional Lead/Lag Configuration (2 Systems)</w:t>
      </w:r>
    </w:p>
    <w:p w14:paraId="158D9910" w14:textId="10C1973E" w:rsidR="00197B4D" w:rsidRDefault="00197B4D" w:rsidP="00197B4D">
      <w:pPr>
        <w:numPr>
          <w:ilvl w:val="0"/>
          <w:numId w:val="21"/>
        </w:numPr>
        <w:tabs>
          <w:tab w:val="clear" w:pos="360"/>
          <w:tab w:val="num" w:pos="720"/>
        </w:tabs>
        <w:spacing w:line="240" w:lineRule="atLeast"/>
        <w:ind w:left="720"/>
      </w:pPr>
      <w:r w:rsidRPr="00197B4D">
        <w:t>Cloud Monitoring/Alerting</w:t>
      </w:r>
      <w:r>
        <w:t>- Modularm Dashboard</w:t>
      </w:r>
    </w:p>
    <w:p w14:paraId="2D61C246" w14:textId="77777777" w:rsidR="00197B4D" w:rsidRDefault="00197B4D" w:rsidP="00197B4D">
      <w:pPr>
        <w:spacing w:line="240" w:lineRule="atLeast"/>
      </w:pPr>
    </w:p>
    <w:p w14:paraId="79A56E45" w14:textId="07D53BAE" w:rsidR="00197B4D" w:rsidRDefault="00197B4D" w:rsidP="00197B4D">
      <w:pPr>
        <w:spacing w:line="240" w:lineRule="atLeast"/>
      </w:pPr>
      <w:r>
        <w:t>The following additional features and I/O will be in the new Modularm Plus Controller</w:t>
      </w:r>
      <w:r w:rsidR="00872D29">
        <w:t xml:space="preserve"> </w:t>
      </w:r>
      <w:r w:rsidR="00DA5D5A">
        <w:t xml:space="preserve">(as an addendum) </w:t>
      </w:r>
      <w:r w:rsidR="00872D29">
        <w:t>– Phase 1</w:t>
      </w:r>
      <w:r w:rsidR="00DA5D5A">
        <w:t xml:space="preserve"> </w:t>
      </w:r>
    </w:p>
    <w:p w14:paraId="7CEFFF0D" w14:textId="5BB6EB12" w:rsidR="00A8184A" w:rsidRDefault="00A8184A" w:rsidP="00197B4D">
      <w:pPr>
        <w:numPr>
          <w:ilvl w:val="0"/>
          <w:numId w:val="22"/>
        </w:numPr>
        <w:spacing w:line="240" w:lineRule="atLeast"/>
      </w:pPr>
      <w:r>
        <w:t>Real Time Clock (RTC)</w:t>
      </w:r>
    </w:p>
    <w:p w14:paraId="16B19C29" w14:textId="054681D8" w:rsidR="00197B4D" w:rsidRPr="00197B4D" w:rsidRDefault="00197B4D" w:rsidP="00197B4D">
      <w:pPr>
        <w:numPr>
          <w:ilvl w:val="0"/>
          <w:numId w:val="22"/>
        </w:numPr>
        <w:spacing w:line="240" w:lineRule="atLeast"/>
      </w:pPr>
      <w:r w:rsidRPr="00197B4D">
        <w:t>Compressor Control</w:t>
      </w:r>
    </w:p>
    <w:p w14:paraId="154C4389" w14:textId="41BED0B4" w:rsidR="00197B4D" w:rsidRPr="00197B4D" w:rsidRDefault="00197B4D" w:rsidP="00197B4D">
      <w:pPr>
        <w:numPr>
          <w:ilvl w:val="0"/>
          <w:numId w:val="22"/>
        </w:numPr>
        <w:spacing w:line="240" w:lineRule="atLeast"/>
      </w:pPr>
      <w:r w:rsidRPr="00197B4D">
        <w:t xml:space="preserve">Evaporator Fan </w:t>
      </w:r>
      <w:r>
        <w:t xml:space="preserve">Control </w:t>
      </w:r>
    </w:p>
    <w:p w14:paraId="5BBE0A21" w14:textId="0CA9C99B" w:rsidR="00197B4D" w:rsidRPr="00197B4D" w:rsidRDefault="00782136" w:rsidP="00197B4D">
      <w:pPr>
        <w:numPr>
          <w:ilvl w:val="0"/>
          <w:numId w:val="22"/>
        </w:numPr>
        <w:spacing w:line="240" w:lineRule="atLeast"/>
      </w:pPr>
      <w:r w:rsidRPr="00197B4D">
        <w:t>Defrost Control</w:t>
      </w:r>
      <w:r w:rsidR="00197B4D">
        <w:t xml:space="preserve">   </w:t>
      </w:r>
    </w:p>
    <w:p w14:paraId="249770FA" w14:textId="23F76401" w:rsidR="00197B4D" w:rsidRPr="00197B4D" w:rsidRDefault="00197B4D" w:rsidP="00197B4D">
      <w:pPr>
        <w:numPr>
          <w:ilvl w:val="0"/>
          <w:numId w:val="22"/>
        </w:numPr>
        <w:spacing w:line="240" w:lineRule="atLeast"/>
      </w:pPr>
      <w:r w:rsidRPr="00197B4D">
        <w:t xml:space="preserve">Door Heater </w:t>
      </w:r>
      <w:r>
        <w:t>Control</w:t>
      </w:r>
    </w:p>
    <w:p w14:paraId="4D12B688" w14:textId="76FFB563" w:rsidR="00197B4D" w:rsidRDefault="00197B4D" w:rsidP="00197B4D">
      <w:pPr>
        <w:numPr>
          <w:ilvl w:val="0"/>
          <w:numId w:val="22"/>
        </w:numPr>
        <w:spacing w:line="240" w:lineRule="atLeast"/>
      </w:pPr>
      <w:r w:rsidRPr="00197B4D">
        <w:t xml:space="preserve">Humidity Sensing </w:t>
      </w:r>
      <w:r>
        <w:t>&amp; Reporting</w:t>
      </w:r>
    </w:p>
    <w:p w14:paraId="5CC00BD7" w14:textId="183F3CF8" w:rsidR="00197B4D" w:rsidRPr="00197B4D" w:rsidRDefault="00197B4D" w:rsidP="00197B4D">
      <w:pPr>
        <w:numPr>
          <w:ilvl w:val="0"/>
          <w:numId w:val="22"/>
        </w:numPr>
        <w:spacing w:line="240" w:lineRule="atLeast"/>
      </w:pPr>
      <w:r w:rsidRPr="00197B4D">
        <w:t>Rapid Cool Logic (when connected to Lead-Lag Systems)</w:t>
      </w:r>
    </w:p>
    <w:p w14:paraId="61A6C3CE" w14:textId="77777777" w:rsidR="00197B4D" w:rsidRDefault="00197B4D" w:rsidP="0032080E">
      <w:pPr>
        <w:spacing w:line="240" w:lineRule="atLeast"/>
      </w:pPr>
    </w:p>
    <w:p w14:paraId="47EC1D74" w14:textId="0E0D23C7" w:rsidR="00197B4D" w:rsidRDefault="00197B4D" w:rsidP="0032080E">
      <w:pPr>
        <w:spacing w:line="240" w:lineRule="atLeast"/>
      </w:pPr>
      <w:r>
        <w:t>In addition to all the above, the following additional features will then be included in the Modularm PRO Controller</w:t>
      </w:r>
      <w:r w:rsidR="00872D29">
        <w:t xml:space="preserve"> – Phase 2</w:t>
      </w:r>
    </w:p>
    <w:p w14:paraId="649EC5B9" w14:textId="77777777" w:rsidR="00197B4D" w:rsidRPr="00197B4D" w:rsidRDefault="00197B4D" w:rsidP="00197B4D">
      <w:pPr>
        <w:numPr>
          <w:ilvl w:val="1"/>
          <w:numId w:val="23"/>
        </w:numPr>
        <w:tabs>
          <w:tab w:val="clear" w:pos="1440"/>
          <w:tab w:val="num" w:pos="720"/>
        </w:tabs>
        <w:spacing w:line="240" w:lineRule="atLeast"/>
        <w:ind w:left="720"/>
      </w:pPr>
      <w:r w:rsidRPr="00197B4D">
        <w:t xml:space="preserve">CO2 Sensing </w:t>
      </w:r>
    </w:p>
    <w:p w14:paraId="3A14459D" w14:textId="445C7C06" w:rsidR="00197B4D" w:rsidRPr="00197B4D" w:rsidRDefault="00197B4D" w:rsidP="00197B4D">
      <w:pPr>
        <w:numPr>
          <w:ilvl w:val="1"/>
          <w:numId w:val="23"/>
        </w:numPr>
        <w:tabs>
          <w:tab w:val="clear" w:pos="1440"/>
          <w:tab w:val="num" w:pos="720"/>
        </w:tabs>
        <w:spacing w:line="240" w:lineRule="atLeast"/>
        <w:ind w:left="720"/>
      </w:pPr>
      <w:r w:rsidRPr="00197B4D">
        <w:t>Electric Expansion Valve Control (EEV)</w:t>
      </w:r>
    </w:p>
    <w:p w14:paraId="2B973A33" w14:textId="01DDD7AD" w:rsidR="00197B4D" w:rsidRPr="00197B4D" w:rsidRDefault="00197B4D" w:rsidP="00197B4D">
      <w:pPr>
        <w:numPr>
          <w:ilvl w:val="1"/>
          <w:numId w:val="23"/>
        </w:numPr>
        <w:tabs>
          <w:tab w:val="clear" w:pos="1440"/>
          <w:tab w:val="num" w:pos="720"/>
        </w:tabs>
        <w:spacing w:line="240" w:lineRule="atLeast"/>
        <w:ind w:left="720"/>
      </w:pPr>
      <w:r w:rsidRPr="00197B4D">
        <w:t xml:space="preserve">Humidifier </w:t>
      </w:r>
      <w:r>
        <w:t>Control</w:t>
      </w:r>
    </w:p>
    <w:p w14:paraId="385AFFEA" w14:textId="77777777" w:rsidR="00197B4D" w:rsidRDefault="00197B4D" w:rsidP="00197B4D">
      <w:pPr>
        <w:numPr>
          <w:ilvl w:val="1"/>
          <w:numId w:val="23"/>
        </w:numPr>
        <w:tabs>
          <w:tab w:val="clear" w:pos="1440"/>
          <w:tab w:val="num" w:pos="720"/>
        </w:tabs>
        <w:spacing w:line="240" w:lineRule="atLeast"/>
        <w:ind w:left="720"/>
      </w:pPr>
      <w:r w:rsidRPr="00197B4D">
        <w:t>Refrigerant Leak Detection</w:t>
      </w:r>
    </w:p>
    <w:p w14:paraId="352BC7C6" w14:textId="31E8503D" w:rsidR="00197B4D" w:rsidRDefault="00197B4D" w:rsidP="00197B4D">
      <w:pPr>
        <w:numPr>
          <w:ilvl w:val="1"/>
          <w:numId w:val="23"/>
        </w:numPr>
        <w:tabs>
          <w:tab w:val="clear" w:pos="1440"/>
          <w:tab w:val="num" w:pos="720"/>
        </w:tabs>
        <w:spacing w:line="240" w:lineRule="atLeast"/>
        <w:ind w:left="720"/>
      </w:pPr>
      <w:r w:rsidRPr="00197B4D">
        <w:t xml:space="preserve">Vent Output  </w:t>
      </w:r>
    </w:p>
    <w:p w14:paraId="5C6B2995" w14:textId="5ED1F757" w:rsidR="00197B4D" w:rsidRDefault="00197B4D" w:rsidP="00197B4D">
      <w:pPr>
        <w:numPr>
          <w:ilvl w:val="1"/>
          <w:numId w:val="23"/>
        </w:numPr>
        <w:tabs>
          <w:tab w:val="clear" w:pos="1440"/>
          <w:tab w:val="num" w:pos="720"/>
        </w:tabs>
        <w:spacing w:line="240" w:lineRule="atLeast"/>
        <w:ind w:left="720"/>
      </w:pPr>
      <w:r>
        <w:t>Future AUX output</w:t>
      </w:r>
    </w:p>
    <w:p w14:paraId="0C673654" w14:textId="129D45D9" w:rsidR="00197B4D" w:rsidRDefault="00197B4D" w:rsidP="00197B4D">
      <w:pPr>
        <w:numPr>
          <w:ilvl w:val="1"/>
          <w:numId w:val="23"/>
        </w:numPr>
        <w:tabs>
          <w:tab w:val="clear" w:pos="1440"/>
          <w:tab w:val="num" w:pos="720"/>
        </w:tabs>
        <w:spacing w:line="240" w:lineRule="atLeast"/>
        <w:ind w:left="720"/>
      </w:pPr>
      <w:r>
        <w:t>Future Serial Communications for “add-on” boards/functions.</w:t>
      </w:r>
    </w:p>
    <w:p w14:paraId="6E771BA5" w14:textId="77777777" w:rsidR="00197B4D" w:rsidRDefault="00197B4D" w:rsidP="00197B4D">
      <w:pPr>
        <w:spacing w:line="240" w:lineRule="atLeast"/>
      </w:pPr>
    </w:p>
    <w:p w14:paraId="36F95D6E" w14:textId="77777777" w:rsidR="00D867DD" w:rsidRDefault="00D867DD" w:rsidP="00197B4D">
      <w:pPr>
        <w:spacing w:line="240" w:lineRule="atLeast"/>
      </w:pPr>
    </w:p>
    <w:p w14:paraId="773D609F" w14:textId="77777777" w:rsidR="00D867DD" w:rsidRDefault="00D867DD" w:rsidP="00197B4D">
      <w:pPr>
        <w:spacing w:line="240" w:lineRule="atLeast"/>
      </w:pPr>
    </w:p>
    <w:p w14:paraId="7E849602" w14:textId="77777777" w:rsidR="00D867DD" w:rsidRDefault="00D867DD" w:rsidP="00197B4D">
      <w:pPr>
        <w:spacing w:line="240" w:lineRule="atLeast"/>
      </w:pPr>
    </w:p>
    <w:p w14:paraId="09FCCB75" w14:textId="77777777" w:rsidR="00D867DD" w:rsidRDefault="00D867DD" w:rsidP="00197B4D">
      <w:pPr>
        <w:spacing w:line="240" w:lineRule="atLeast"/>
      </w:pPr>
    </w:p>
    <w:p w14:paraId="6097DD5D" w14:textId="77777777" w:rsidR="00D867DD" w:rsidRDefault="00D867DD" w:rsidP="00197B4D">
      <w:pPr>
        <w:spacing w:line="240" w:lineRule="atLeast"/>
      </w:pPr>
    </w:p>
    <w:p w14:paraId="469CAFFA" w14:textId="77777777" w:rsidR="00D867DD" w:rsidRDefault="00D867DD" w:rsidP="00197B4D">
      <w:pPr>
        <w:spacing w:line="240" w:lineRule="atLeast"/>
      </w:pPr>
    </w:p>
    <w:p w14:paraId="2468B1DA" w14:textId="77777777" w:rsidR="00D867DD" w:rsidRDefault="00D867DD" w:rsidP="00197B4D">
      <w:pPr>
        <w:spacing w:line="240" w:lineRule="atLeast"/>
      </w:pPr>
    </w:p>
    <w:p w14:paraId="295875EC" w14:textId="77777777" w:rsidR="00D867DD" w:rsidRDefault="00D867DD" w:rsidP="00197B4D">
      <w:pPr>
        <w:spacing w:line="240" w:lineRule="atLeast"/>
      </w:pPr>
    </w:p>
    <w:p w14:paraId="28C2382F" w14:textId="534194A3" w:rsidR="00FF61F3" w:rsidRDefault="00FF61F3" w:rsidP="00197B4D">
      <w:pPr>
        <w:spacing w:line="240" w:lineRule="atLeast"/>
      </w:pPr>
      <w:r>
        <w:lastRenderedPageBreak/>
        <w:t>By adding these feature</w:t>
      </w:r>
      <w:r w:rsidR="00D867DD">
        <w:t xml:space="preserve">s in a </w:t>
      </w:r>
      <w:r w:rsidR="00872D29">
        <w:t>“</w:t>
      </w:r>
      <w:r w:rsidR="00D867DD">
        <w:t>Plus</w:t>
      </w:r>
      <w:r w:rsidR="00872D29">
        <w:t>”</w:t>
      </w:r>
      <w:r w:rsidR="00D867DD">
        <w:t xml:space="preserve"> model, KB can then market and offer:</w:t>
      </w:r>
    </w:p>
    <w:p w14:paraId="1E067121" w14:textId="77777777" w:rsidR="00D867DD" w:rsidRDefault="00D867DD" w:rsidP="00197B4D">
      <w:pPr>
        <w:spacing w:line="240" w:lineRule="atLeast"/>
      </w:pPr>
    </w:p>
    <w:p w14:paraId="1EE644BB" w14:textId="77777777" w:rsidR="00D867DD" w:rsidRPr="00D867DD" w:rsidRDefault="00D867DD" w:rsidP="00D867DD">
      <w:pPr>
        <w:spacing w:line="240" w:lineRule="atLeast"/>
      </w:pPr>
      <w:r w:rsidRPr="00D867DD">
        <w:rPr>
          <w:b/>
          <w:bCs/>
        </w:rPr>
        <w:t>Features:</w:t>
      </w:r>
    </w:p>
    <w:p w14:paraId="02E78D55" w14:textId="77777777" w:rsidR="00D867DD" w:rsidRPr="00D867DD" w:rsidRDefault="00D867DD" w:rsidP="00D867DD">
      <w:pPr>
        <w:numPr>
          <w:ilvl w:val="1"/>
          <w:numId w:val="25"/>
        </w:numPr>
        <w:spacing w:line="240" w:lineRule="atLeast"/>
      </w:pPr>
      <w:r w:rsidRPr="00D867DD">
        <w:t>Centralized control (replaces thermostat, defrost timer, fan delay timer)</w:t>
      </w:r>
    </w:p>
    <w:p w14:paraId="0825AFBA" w14:textId="77777777" w:rsidR="00D867DD" w:rsidRPr="00D867DD" w:rsidRDefault="00D867DD" w:rsidP="00D867DD">
      <w:pPr>
        <w:numPr>
          <w:ilvl w:val="1"/>
          <w:numId w:val="25"/>
        </w:numPr>
        <w:spacing w:line="240" w:lineRule="atLeast"/>
      </w:pPr>
      <w:r w:rsidRPr="00D867DD">
        <w:t>Adaptive control logic</w:t>
      </w:r>
    </w:p>
    <w:p w14:paraId="28D32EBE" w14:textId="11834D2F" w:rsidR="00D867DD" w:rsidRPr="00D867DD" w:rsidRDefault="00D867DD" w:rsidP="00D867DD">
      <w:pPr>
        <w:numPr>
          <w:ilvl w:val="1"/>
          <w:numId w:val="25"/>
        </w:numPr>
        <w:spacing w:line="240" w:lineRule="atLeast"/>
      </w:pPr>
      <w:r w:rsidRPr="00D867DD">
        <w:t xml:space="preserve">Manages </w:t>
      </w:r>
      <w:r w:rsidR="00782136" w:rsidRPr="00D867DD">
        <w:t>the defrost</w:t>
      </w:r>
      <w:r w:rsidRPr="00D867DD">
        <w:t xml:space="preserve"> cycle, eliminates ice/frost formation</w:t>
      </w:r>
    </w:p>
    <w:p w14:paraId="48B4F406" w14:textId="77777777" w:rsidR="00D867DD" w:rsidRPr="00D867DD" w:rsidRDefault="00D867DD" w:rsidP="00D867DD">
      <w:pPr>
        <w:numPr>
          <w:ilvl w:val="1"/>
          <w:numId w:val="25"/>
        </w:numPr>
        <w:spacing w:line="240" w:lineRule="atLeast"/>
      </w:pPr>
      <w:r w:rsidRPr="00D867DD">
        <w:t>Rapid cool options (enables both refrigeration systems)</w:t>
      </w:r>
    </w:p>
    <w:p w14:paraId="61025FEF" w14:textId="77777777" w:rsidR="00D867DD" w:rsidRPr="00D867DD" w:rsidRDefault="00D867DD" w:rsidP="00D867DD">
      <w:pPr>
        <w:numPr>
          <w:ilvl w:val="1"/>
          <w:numId w:val="25"/>
        </w:numPr>
        <w:spacing w:line="240" w:lineRule="atLeast"/>
      </w:pPr>
      <w:r w:rsidRPr="00D867DD">
        <w:t>Programmable time/temp interval</w:t>
      </w:r>
    </w:p>
    <w:p w14:paraId="33273C93" w14:textId="77777777" w:rsidR="00D867DD" w:rsidRPr="00D867DD" w:rsidRDefault="00D867DD" w:rsidP="00D867DD">
      <w:pPr>
        <w:numPr>
          <w:ilvl w:val="1"/>
          <w:numId w:val="25"/>
        </w:numPr>
        <w:spacing w:line="240" w:lineRule="atLeast"/>
      </w:pPr>
      <w:r w:rsidRPr="00D867DD">
        <w:t>Visual and audible alerts</w:t>
      </w:r>
    </w:p>
    <w:p w14:paraId="034BAAB3" w14:textId="77777777" w:rsidR="00D867DD" w:rsidRPr="00D867DD" w:rsidRDefault="00D867DD" w:rsidP="00D867DD">
      <w:pPr>
        <w:numPr>
          <w:ilvl w:val="1"/>
          <w:numId w:val="25"/>
        </w:numPr>
        <w:spacing w:line="240" w:lineRule="atLeast"/>
      </w:pPr>
      <w:r w:rsidRPr="00D867DD">
        <w:t>Cloud monitoring, alert options, and reporting</w:t>
      </w:r>
    </w:p>
    <w:p w14:paraId="08E03999" w14:textId="77777777" w:rsidR="00D867DD" w:rsidRPr="00D867DD" w:rsidRDefault="00D867DD" w:rsidP="00D867DD">
      <w:pPr>
        <w:numPr>
          <w:ilvl w:val="1"/>
          <w:numId w:val="25"/>
        </w:numPr>
        <w:spacing w:line="240" w:lineRule="atLeast"/>
      </w:pPr>
      <w:r w:rsidRPr="00D867DD">
        <w:t>OEM and retrofit options</w:t>
      </w:r>
    </w:p>
    <w:p w14:paraId="1D0E4847" w14:textId="77777777" w:rsidR="00D867DD" w:rsidRPr="00D867DD" w:rsidRDefault="00D867DD" w:rsidP="00D867DD">
      <w:pPr>
        <w:spacing w:line="240" w:lineRule="atLeast"/>
      </w:pPr>
      <w:r w:rsidRPr="00D867DD">
        <w:rPr>
          <w:b/>
          <w:bCs/>
        </w:rPr>
        <w:t>Benefits:</w:t>
      </w:r>
    </w:p>
    <w:p w14:paraId="47F77DE9" w14:textId="77777777" w:rsidR="00D867DD" w:rsidRPr="00D867DD" w:rsidRDefault="00D867DD" w:rsidP="00D867DD">
      <w:pPr>
        <w:numPr>
          <w:ilvl w:val="1"/>
          <w:numId w:val="26"/>
        </w:numPr>
        <w:spacing w:line="240" w:lineRule="atLeast"/>
      </w:pPr>
      <w:r w:rsidRPr="00D867DD">
        <w:t>Simplifies wiring &amp; complexity</w:t>
      </w:r>
    </w:p>
    <w:p w14:paraId="7CA63217" w14:textId="77777777" w:rsidR="00D867DD" w:rsidRPr="00D867DD" w:rsidRDefault="00D867DD" w:rsidP="00D867DD">
      <w:pPr>
        <w:numPr>
          <w:ilvl w:val="1"/>
          <w:numId w:val="26"/>
        </w:numPr>
        <w:spacing w:line="240" w:lineRule="atLeast"/>
      </w:pPr>
      <w:r w:rsidRPr="00D867DD">
        <w:t xml:space="preserve">Reduces defrost heat requirements </w:t>
      </w:r>
    </w:p>
    <w:p w14:paraId="0EDC87CE" w14:textId="77777777" w:rsidR="00D867DD" w:rsidRPr="00D867DD" w:rsidRDefault="00D867DD" w:rsidP="00D867DD">
      <w:pPr>
        <w:numPr>
          <w:ilvl w:val="1"/>
          <w:numId w:val="26"/>
        </w:numPr>
        <w:spacing w:line="240" w:lineRule="atLeast"/>
      </w:pPr>
      <w:r w:rsidRPr="00D867DD">
        <w:t>Prevents freezer burn due to excessive temp swings/defrost cycles</w:t>
      </w:r>
    </w:p>
    <w:p w14:paraId="3D52AF98" w14:textId="43CDD582" w:rsidR="00D867DD" w:rsidRPr="00D867DD" w:rsidRDefault="00D867DD" w:rsidP="00D867DD">
      <w:pPr>
        <w:numPr>
          <w:ilvl w:val="1"/>
          <w:numId w:val="26"/>
        </w:numPr>
        <w:spacing w:line="240" w:lineRule="atLeast"/>
      </w:pPr>
      <w:r w:rsidRPr="00D867DD">
        <w:t xml:space="preserve">Monitors </w:t>
      </w:r>
      <w:r w:rsidR="00782136" w:rsidRPr="00D867DD">
        <w:t>Employee Safety</w:t>
      </w:r>
    </w:p>
    <w:p w14:paraId="56B65238" w14:textId="77777777" w:rsidR="00D867DD" w:rsidRDefault="00D867DD" w:rsidP="00D867DD">
      <w:pPr>
        <w:numPr>
          <w:ilvl w:val="1"/>
          <w:numId w:val="26"/>
        </w:numPr>
        <w:spacing w:line="240" w:lineRule="atLeast"/>
      </w:pPr>
      <w:r w:rsidRPr="00D867DD">
        <w:t>Maintains highest food / product quality</w:t>
      </w:r>
    </w:p>
    <w:p w14:paraId="761681E8" w14:textId="004E4B95" w:rsidR="00D867DD" w:rsidRDefault="00D867DD" w:rsidP="00D867DD">
      <w:pPr>
        <w:numPr>
          <w:ilvl w:val="1"/>
          <w:numId w:val="26"/>
        </w:numPr>
        <w:spacing w:line="240" w:lineRule="atLeast"/>
      </w:pPr>
      <w:r w:rsidRPr="00D867DD">
        <w:t>Saves energy</w:t>
      </w:r>
    </w:p>
    <w:p w14:paraId="18B335FB" w14:textId="77777777" w:rsidR="00D867DD" w:rsidRDefault="00D867DD" w:rsidP="00D867DD">
      <w:pPr>
        <w:spacing w:line="240" w:lineRule="atLeast"/>
      </w:pPr>
    </w:p>
    <w:p w14:paraId="76599702" w14:textId="703AA75E" w:rsidR="00D867DD" w:rsidRPr="00D867DD" w:rsidRDefault="00D867DD" w:rsidP="00D867DD">
      <w:pPr>
        <w:spacing w:line="240" w:lineRule="atLeast"/>
        <w:rPr>
          <w:b/>
          <w:bCs/>
        </w:rPr>
      </w:pPr>
      <w:r w:rsidRPr="00D867DD">
        <w:rPr>
          <w:b/>
          <w:bCs/>
        </w:rPr>
        <w:t xml:space="preserve">And with these additional features for the </w:t>
      </w:r>
      <w:r w:rsidR="00872D29">
        <w:rPr>
          <w:b/>
          <w:bCs/>
        </w:rPr>
        <w:t>“</w:t>
      </w:r>
      <w:r w:rsidRPr="00D867DD">
        <w:rPr>
          <w:b/>
          <w:bCs/>
        </w:rPr>
        <w:t>Pro</w:t>
      </w:r>
      <w:r w:rsidR="00872D29">
        <w:rPr>
          <w:b/>
          <w:bCs/>
        </w:rPr>
        <w:t>”</w:t>
      </w:r>
      <w:r w:rsidRPr="00D867DD">
        <w:rPr>
          <w:b/>
          <w:bCs/>
        </w:rPr>
        <w:t>:</w:t>
      </w:r>
    </w:p>
    <w:p w14:paraId="4FFBAADF" w14:textId="77777777" w:rsidR="00D867DD" w:rsidRPr="00D867DD" w:rsidRDefault="00D867DD" w:rsidP="00D867DD">
      <w:pPr>
        <w:numPr>
          <w:ilvl w:val="1"/>
          <w:numId w:val="26"/>
        </w:numPr>
        <w:spacing w:line="240" w:lineRule="atLeast"/>
      </w:pPr>
      <w:r w:rsidRPr="00D867DD">
        <w:t>CO2 sensing, monitoring, and excessive level alerts</w:t>
      </w:r>
    </w:p>
    <w:p w14:paraId="04D712D8" w14:textId="26155AD6" w:rsidR="00D867DD" w:rsidRPr="00D867DD" w:rsidRDefault="00D867DD" w:rsidP="00D867DD">
      <w:pPr>
        <w:numPr>
          <w:ilvl w:val="1"/>
          <w:numId w:val="26"/>
        </w:numPr>
        <w:spacing w:line="240" w:lineRule="atLeast"/>
      </w:pPr>
      <w:r w:rsidRPr="00D867DD">
        <w:t xml:space="preserve">Humidifier output monitor and </w:t>
      </w:r>
      <w:r>
        <w:t xml:space="preserve">control </w:t>
      </w:r>
      <w:r w:rsidRPr="00D867DD">
        <w:t xml:space="preserve">humidity level </w:t>
      </w:r>
    </w:p>
    <w:p w14:paraId="49FA962D" w14:textId="5456AE0F" w:rsidR="00D867DD" w:rsidRPr="00D867DD" w:rsidRDefault="00D867DD" w:rsidP="00D867DD">
      <w:pPr>
        <w:numPr>
          <w:ilvl w:val="1"/>
          <w:numId w:val="26"/>
        </w:numPr>
        <w:spacing w:line="240" w:lineRule="atLeast"/>
      </w:pPr>
      <w:r w:rsidRPr="00D867DD">
        <w:t xml:space="preserve">Refrigerant leak detection and </w:t>
      </w:r>
      <w:r>
        <w:t xml:space="preserve">motorized </w:t>
      </w:r>
      <w:r w:rsidRPr="00D867DD">
        <w:t>vent output control</w:t>
      </w:r>
    </w:p>
    <w:p w14:paraId="2D600E8C" w14:textId="7B8453BF" w:rsidR="00D867DD" w:rsidRPr="00D867DD" w:rsidRDefault="00D867DD" w:rsidP="00D867DD">
      <w:pPr>
        <w:spacing w:line="240" w:lineRule="atLeast"/>
        <w:rPr>
          <w:b/>
          <w:bCs/>
        </w:rPr>
      </w:pPr>
      <w:r w:rsidRPr="00D867DD">
        <w:rPr>
          <w:b/>
          <w:bCs/>
        </w:rPr>
        <w:t>Benefits:</w:t>
      </w:r>
    </w:p>
    <w:p w14:paraId="591ACE4D" w14:textId="77777777" w:rsidR="00D867DD" w:rsidRPr="00D867DD" w:rsidRDefault="00D867DD" w:rsidP="00D867DD">
      <w:pPr>
        <w:pStyle w:val="ListParagraph"/>
        <w:numPr>
          <w:ilvl w:val="0"/>
          <w:numId w:val="30"/>
        </w:numPr>
        <w:spacing w:line="240" w:lineRule="atLeast"/>
      </w:pPr>
      <w:r w:rsidRPr="00D867DD">
        <w:t xml:space="preserve">Automatically opens vents when leaks are detected, or excessive CO2 levels are reached </w:t>
      </w:r>
    </w:p>
    <w:p w14:paraId="64E583EB" w14:textId="746937B6" w:rsidR="00D867DD" w:rsidRPr="00D867DD" w:rsidRDefault="00D867DD" w:rsidP="00D867DD">
      <w:pPr>
        <w:pStyle w:val="ListParagraph"/>
        <w:numPr>
          <w:ilvl w:val="0"/>
          <w:numId w:val="30"/>
        </w:numPr>
        <w:spacing w:line="240" w:lineRule="atLeast"/>
      </w:pPr>
      <w:r w:rsidRPr="00D867DD">
        <w:t>Full refrigeration control, monitoring, and alerting</w:t>
      </w:r>
    </w:p>
    <w:p w14:paraId="64B60050" w14:textId="77777777" w:rsidR="00D867DD" w:rsidRPr="00D867DD" w:rsidRDefault="00D867DD" w:rsidP="00D867DD">
      <w:pPr>
        <w:spacing w:line="240" w:lineRule="atLeast"/>
      </w:pPr>
    </w:p>
    <w:p w14:paraId="0F3CD5FD" w14:textId="4529A0F3" w:rsidR="2376EC8B" w:rsidRDefault="2376EC8B" w:rsidP="2376EC8B">
      <w:pPr>
        <w:spacing w:line="240" w:lineRule="atLeast"/>
        <w:ind w:left="720"/>
        <w:rPr>
          <w:color w:val="000000" w:themeColor="text1"/>
        </w:rPr>
      </w:pPr>
    </w:p>
    <w:p w14:paraId="1A906AE3" w14:textId="77777777" w:rsidR="00020DED" w:rsidRDefault="00020DED">
      <w:pPr>
        <w:pStyle w:val="Heading112pt"/>
        <w:numPr>
          <w:ilvl w:val="0"/>
          <w:numId w:val="4"/>
        </w:numPr>
      </w:pPr>
      <w:bookmarkStart w:id="2" w:name="_Toc182228153"/>
      <w:r>
        <w:t>REFERENCES</w:t>
      </w:r>
      <w:bookmarkEnd w:id="2"/>
    </w:p>
    <w:p w14:paraId="79B3BC96" w14:textId="4F2A328A" w:rsidR="00487B98" w:rsidRPr="00487B98" w:rsidRDefault="00487B98" w:rsidP="00487B98">
      <w:pPr>
        <w:numPr>
          <w:ilvl w:val="1"/>
          <w:numId w:val="23"/>
        </w:numPr>
        <w:tabs>
          <w:tab w:val="clear" w:pos="1440"/>
          <w:tab w:val="num" w:pos="720"/>
        </w:tabs>
        <w:spacing w:line="240" w:lineRule="atLeast"/>
        <w:ind w:left="720"/>
      </w:pPr>
      <w:r w:rsidRPr="00487B98">
        <w:t>75LCT Manual &amp; Spec Sheet</w:t>
      </w:r>
    </w:p>
    <w:p w14:paraId="0F809798" w14:textId="5A42DD69" w:rsidR="00487B98" w:rsidRDefault="00487B98" w:rsidP="00487B98">
      <w:pPr>
        <w:numPr>
          <w:ilvl w:val="1"/>
          <w:numId w:val="23"/>
        </w:numPr>
        <w:tabs>
          <w:tab w:val="clear" w:pos="1440"/>
          <w:tab w:val="num" w:pos="720"/>
        </w:tabs>
        <w:spacing w:line="240" w:lineRule="atLeast"/>
        <w:ind w:left="720"/>
      </w:pPr>
      <w:r w:rsidRPr="00487B98">
        <w:t>75LC Manual &amp; Spec Sheet</w:t>
      </w:r>
    </w:p>
    <w:p w14:paraId="70067035" w14:textId="42428B51" w:rsidR="00DE28D1" w:rsidRPr="00487B98" w:rsidRDefault="00DE28D1" w:rsidP="00487B98">
      <w:pPr>
        <w:numPr>
          <w:ilvl w:val="1"/>
          <w:numId w:val="23"/>
        </w:numPr>
        <w:tabs>
          <w:tab w:val="clear" w:pos="1440"/>
          <w:tab w:val="num" w:pos="720"/>
        </w:tabs>
        <w:spacing w:line="240" w:lineRule="atLeast"/>
        <w:ind w:left="720"/>
      </w:pPr>
      <w:r>
        <w:t xml:space="preserve">DAC55 </w:t>
      </w:r>
      <w:r w:rsidR="00F114EA">
        <w:t xml:space="preserve">– For Evaporator Fan Interrupt </w:t>
      </w:r>
    </w:p>
    <w:p w14:paraId="5318C72C" w14:textId="1749D912" w:rsidR="00487B98" w:rsidRPr="00487B98" w:rsidRDefault="00487B98" w:rsidP="00487B98">
      <w:pPr>
        <w:numPr>
          <w:ilvl w:val="1"/>
          <w:numId w:val="23"/>
        </w:numPr>
        <w:tabs>
          <w:tab w:val="clear" w:pos="1440"/>
          <w:tab w:val="num" w:pos="720"/>
        </w:tabs>
        <w:spacing w:line="240" w:lineRule="atLeast"/>
        <w:ind w:left="720"/>
      </w:pPr>
      <w:r w:rsidRPr="00487B98">
        <w:t>75LCT PRD</w:t>
      </w:r>
      <w:r w:rsidR="00ED029C">
        <w:t xml:space="preserve"> UPDATE EJM Sept 15 2020 </w:t>
      </w:r>
    </w:p>
    <w:p w14:paraId="17EA123E" w14:textId="37919554" w:rsidR="00487B98" w:rsidRDefault="00487B98" w:rsidP="00487B98">
      <w:pPr>
        <w:numPr>
          <w:ilvl w:val="1"/>
          <w:numId w:val="23"/>
        </w:numPr>
        <w:tabs>
          <w:tab w:val="clear" w:pos="1440"/>
          <w:tab w:val="num" w:pos="720"/>
        </w:tabs>
        <w:spacing w:line="240" w:lineRule="atLeast"/>
        <w:ind w:left="720"/>
      </w:pPr>
      <w:r w:rsidRPr="00487B98">
        <w:t>Modularm Admin App</w:t>
      </w:r>
      <w:r w:rsidR="00011786">
        <w:t xml:space="preserve"> (for Bluetooth Firmware </w:t>
      </w:r>
      <w:proofErr w:type="spellStart"/>
      <w:r w:rsidR="00011786">
        <w:t>reflashing</w:t>
      </w:r>
      <w:proofErr w:type="spellEnd"/>
      <w:r w:rsidR="00011786">
        <w:t>)</w:t>
      </w:r>
    </w:p>
    <w:p w14:paraId="66B38D78" w14:textId="6FFE1C8A" w:rsidR="00ED029C" w:rsidRDefault="00ED029C" w:rsidP="00487B98">
      <w:pPr>
        <w:numPr>
          <w:ilvl w:val="1"/>
          <w:numId w:val="23"/>
        </w:numPr>
        <w:tabs>
          <w:tab w:val="clear" w:pos="1440"/>
          <w:tab w:val="num" w:pos="720"/>
        </w:tabs>
        <w:spacing w:line="240" w:lineRule="atLeast"/>
        <w:ind w:left="720"/>
      </w:pPr>
      <w:r>
        <w:t>VOC Modularm Next Gen PPT</w:t>
      </w:r>
    </w:p>
    <w:p w14:paraId="58E99737" w14:textId="77777777" w:rsidR="00011786" w:rsidRDefault="00011786" w:rsidP="00011786">
      <w:pPr>
        <w:spacing w:line="240" w:lineRule="atLeast"/>
        <w:ind w:left="720"/>
      </w:pPr>
    </w:p>
    <w:p w14:paraId="7D9E0BE3" w14:textId="24155FC6" w:rsidR="00011786" w:rsidRPr="00011786" w:rsidRDefault="00011786" w:rsidP="00011786">
      <w:pPr>
        <w:spacing w:line="240" w:lineRule="atLeast"/>
        <w:ind w:left="360"/>
        <w:rPr>
          <w:b/>
          <w:bCs/>
        </w:rPr>
      </w:pPr>
      <w:r w:rsidRPr="00011786">
        <w:rPr>
          <w:b/>
          <w:bCs/>
        </w:rPr>
        <w:t>Similar Competitive Offerings</w:t>
      </w:r>
    </w:p>
    <w:p w14:paraId="0986DDA6" w14:textId="562ADAC2" w:rsidR="00EF1FF3" w:rsidRDefault="00EF1FF3" w:rsidP="00487B98">
      <w:pPr>
        <w:numPr>
          <w:ilvl w:val="1"/>
          <w:numId w:val="23"/>
        </w:numPr>
        <w:tabs>
          <w:tab w:val="clear" w:pos="1440"/>
          <w:tab w:val="num" w:pos="720"/>
        </w:tabs>
        <w:spacing w:line="240" w:lineRule="atLeast"/>
        <w:ind w:left="720"/>
      </w:pPr>
      <w:proofErr w:type="spellStart"/>
      <w:r>
        <w:t>Thermokool</w:t>
      </w:r>
      <w:proofErr w:type="spellEnd"/>
      <w:r>
        <w:t xml:space="preserve"> TK4700 Controller Spec sheet (and ref </w:t>
      </w:r>
      <w:proofErr w:type="spellStart"/>
      <w:r>
        <w:t>Youtube</w:t>
      </w:r>
      <w:proofErr w:type="spellEnd"/>
      <w:r>
        <w:t xml:space="preserve"> Videos)</w:t>
      </w:r>
    </w:p>
    <w:p w14:paraId="426922F5" w14:textId="5D23AB16" w:rsidR="00EF1FF3" w:rsidRPr="00642600" w:rsidRDefault="00EF1FF3" w:rsidP="00487B98">
      <w:pPr>
        <w:numPr>
          <w:ilvl w:val="1"/>
          <w:numId w:val="23"/>
        </w:numPr>
        <w:tabs>
          <w:tab w:val="clear" w:pos="1440"/>
          <w:tab w:val="num" w:pos="720"/>
        </w:tabs>
        <w:spacing w:line="240" w:lineRule="atLeast"/>
        <w:ind w:left="720"/>
        <w:rPr>
          <w:rStyle w:val="Hyperlink"/>
          <w:color w:val="auto"/>
          <w:u w:val="none"/>
        </w:rPr>
      </w:pPr>
      <w:proofErr w:type="spellStart"/>
      <w:r>
        <w:t>Everidge</w:t>
      </w:r>
      <w:proofErr w:type="spellEnd"/>
      <w:r>
        <w:t xml:space="preserve"> </w:t>
      </w:r>
      <w:proofErr w:type="spellStart"/>
      <w:r>
        <w:t>Smartrite</w:t>
      </w:r>
      <w:proofErr w:type="spellEnd"/>
      <w:r>
        <w:t xml:space="preserve"> SMRT-100 Controller Manual (and ref Online docs) </w:t>
      </w:r>
      <w:hyperlink r:id="rId13" w:history="1">
        <w:r w:rsidRPr="00340EE7">
          <w:rPr>
            <w:rStyle w:val="Hyperlink"/>
          </w:rPr>
          <w:t>https://everidge.com/smartrite-helpcenter/index.html</w:t>
        </w:r>
      </w:hyperlink>
    </w:p>
    <w:p w14:paraId="27750627" w14:textId="45F06C63" w:rsidR="00642600" w:rsidRPr="00386DC1" w:rsidRDefault="00642600" w:rsidP="00487B98">
      <w:pPr>
        <w:numPr>
          <w:ilvl w:val="1"/>
          <w:numId w:val="23"/>
        </w:numPr>
        <w:tabs>
          <w:tab w:val="clear" w:pos="1440"/>
          <w:tab w:val="num" w:pos="720"/>
        </w:tabs>
        <w:spacing w:line="240" w:lineRule="atLeast"/>
        <w:ind w:left="720"/>
      </w:pPr>
      <w:proofErr w:type="spellStart"/>
      <w:r w:rsidRPr="00642600">
        <w:t>IntelliGen</w:t>
      </w:r>
      <w:proofErr w:type="spellEnd"/>
      <w:r w:rsidRPr="00642600">
        <w:t xml:space="preserve"> Control - </w:t>
      </w:r>
      <w:proofErr w:type="spellStart"/>
      <w:r w:rsidRPr="00642600">
        <w:rPr>
          <w:b/>
          <w:bCs/>
          <w:color w:val="0000FF"/>
          <w:u w:val="single"/>
        </w:rPr>
        <w:t>intelliGen</w:t>
      </w:r>
      <w:proofErr w:type="spellEnd"/>
      <w:r w:rsidRPr="00642600">
        <w:rPr>
          <w:b/>
          <w:bCs/>
          <w:color w:val="0000FF"/>
          <w:u w:val="single"/>
        </w:rPr>
        <w:t xml:space="preserve"> Refrigeration Controller by Heatcraft- Simplicity Refined</w:t>
      </w:r>
    </w:p>
    <w:p w14:paraId="5B47B330" w14:textId="192A35B8" w:rsidR="00386DC1" w:rsidRDefault="00386DC1" w:rsidP="00487B98">
      <w:pPr>
        <w:numPr>
          <w:ilvl w:val="1"/>
          <w:numId w:val="23"/>
        </w:numPr>
        <w:tabs>
          <w:tab w:val="clear" w:pos="1440"/>
          <w:tab w:val="num" w:pos="720"/>
        </w:tabs>
        <w:spacing w:line="240" w:lineRule="atLeast"/>
        <w:ind w:left="720"/>
      </w:pPr>
      <w:r w:rsidRPr="00386DC1">
        <w:t>KE2THERM -</w:t>
      </w:r>
      <w:r w:rsidR="00B66F71">
        <w:t xml:space="preserve"> </w:t>
      </w:r>
      <w:hyperlink r:id="rId14" w:history="1">
        <w:r w:rsidR="00B66F71" w:rsidRPr="00B66F71">
          <w:rPr>
            <w:rStyle w:val="Hyperlink"/>
          </w:rPr>
          <w:t xml:space="preserve">KE2 Combo Display - Acts as temp display, lighting control, panic alarm, temp alarm &amp; door controller. Use stand-alone or with 1 or 2 KE2 </w:t>
        </w:r>
        <w:proofErr w:type="spellStart"/>
        <w:r w:rsidR="00B66F71" w:rsidRPr="00B66F71">
          <w:rPr>
            <w:rStyle w:val="Hyperlink"/>
          </w:rPr>
          <w:t>Evap</w:t>
        </w:r>
        <w:proofErr w:type="spellEnd"/>
        <w:r w:rsidR="00B66F71" w:rsidRPr="00B66F71">
          <w:rPr>
            <w:rStyle w:val="Hyperlink"/>
          </w:rPr>
          <w:t xml:space="preserve"> OEM controls.</w:t>
        </w:r>
      </w:hyperlink>
      <w:r w:rsidR="00B66F71" w:rsidRPr="00386DC1">
        <w:t xml:space="preserve"> </w:t>
      </w:r>
    </w:p>
    <w:p w14:paraId="635DA4B1" w14:textId="1264064E" w:rsidR="007453DC" w:rsidRDefault="006560D9" w:rsidP="00487B98">
      <w:pPr>
        <w:numPr>
          <w:ilvl w:val="1"/>
          <w:numId w:val="23"/>
        </w:numPr>
        <w:tabs>
          <w:tab w:val="clear" w:pos="1440"/>
          <w:tab w:val="num" w:pos="720"/>
        </w:tabs>
        <w:spacing w:line="240" w:lineRule="atLeast"/>
        <w:ind w:left="720"/>
      </w:pPr>
      <w:hyperlink r:id="rId15" w:history="1">
        <w:r w:rsidR="007453DC" w:rsidRPr="00DD74D3">
          <w:rPr>
            <w:rStyle w:val="Hyperlink"/>
          </w:rPr>
          <w:t>https://www.ke2therm.com/products/detail/947918/ke2-therm/ke2-evap-oem/evaporator-control-that-saves-energy-maintains-tight-temp-control-has-built-in-communications-leadlag-control-humidity-options-more</w:t>
        </w:r>
      </w:hyperlink>
    </w:p>
    <w:p w14:paraId="22B2B863" w14:textId="135BD429" w:rsidR="00ED029C" w:rsidRPr="00386DC1" w:rsidRDefault="00ED029C" w:rsidP="00487B98">
      <w:pPr>
        <w:numPr>
          <w:ilvl w:val="1"/>
          <w:numId w:val="23"/>
        </w:numPr>
        <w:tabs>
          <w:tab w:val="clear" w:pos="1440"/>
          <w:tab w:val="num" w:pos="720"/>
        </w:tabs>
        <w:spacing w:line="240" w:lineRule="atLeast"/>
        <w:ind w:left="720"/>
      </w:pPr>
      <w:r>
        <w:t>Kolpak Artic Fox (old &amp; current models)</w:t>
      </w:r>
    </w:p>
    <w:p w14:paraId="3918D0DA" w14:textId="77777777" w:rsidR="00386DC1" w:rsidRDefault="00386DC1" w:rsidP="00386DC1">
      <w:pPr>
        <w:spacing w:line="240" w:lineRule="atLeast"/>
        <w:rPr>
          <w:b/>
          <w:bCs/>
          <w:color w:val="0000FF"/>
          <w:u w:val="single"/>
        </w:rPr>
      </w:pPr>
    </w:p>
    <w:p w14:paraId="0E7E38B1" w14:textId="77777777" w:rsidR="00386DC1" w:rsidRDefault="00386DC1" w:rsidP="00386DC1">
      <w:pPr>
        <w:spacing w:line="240" w:lineRule="atLeast"/>
        <w:rPr>
          <w:b/>
          <w:bCs/>
          <w:color w:val="0000FF"/>
          <w:u w:val="single"/>
        </w:rPr>
      </w:pPr>
    </w:p>
    <w:p w14:paraId="5AF99D28" w14:textId="1AE593D4" w:rsidR="00386DC1" w:rsidRPr="00386DC1" w:rsidRDefault="00386DC1" w:rsidP="00386DC1">
      <w:pPr>
        <w:spacing w:line="240" w:lineRule="atLeast"/>
        <w:ind w:left="360"/>
        <w:rPr>
          <w:b/>
          <w:bCs/>
        </w:rPr>
      </w:pPr>
      <w:r w:rsidRPr="00386DC1">
        <w:rPr>
          <w:b/>
          <w:bCs/>
        </w:rPr>
        <w:t xml:space="preserve">Refrigeration Controller </w:t>
      </w:r>
      <w:r>
        <w:rPr>
          <w:b/>
          <w:bCs/>
        </w:rPr>
        <w:t xml:space="preserve">- </w:t>
      </w:r>
      <w:r w:rsidRPr="00386DC1">
        <w:rPr>
          <w:b/>
          <w:bCs/>
        </w:rPr>
        <w:t>Logic References</w:t>
      </w:r>
    </w:p>
    <w:p w14:paraId="0B7C6C31" w14:textId="75CD9029" w:rsidR="00386DC1" w:rsidRPr="0085732D" w:rsidRDefault="00386DC1" w:rsidP="0085732D">
      <w:pPr>
        <w:numPr>
          <w:ilvl w:val="1"/>
          <w:numId w:val="23"/>
        </w:numPr>
        <w:tabs>
          <w:tab w:val="clear" w:pos="1440"/>
          <w:tab w:val="num" w:pos="720"/>
        </w:tabs>
        <w:spacing w:line="240" w:lineRule="atLeast"/>
        <w:ind w:left="720"/>
      </w:pPr>
      <w:r w:rsidRPr="0085732D">
        <w:t>Carel</w:t>
      </w:r>
    </w:p>
    <w:p w14:paraId="79309DB9" w14:textId="72C26F2C" w:rsidR="00386DC1" w:rsidRPr="0085732D" w:rsidRDefault="00386DC1" w:rsidP="0085732D">
      <w:pPr>
        <w:numPr>
          <w:ilvl w:val="1"/>
          <w:numId w:val="23"/>
        </w:numPr>
        <w:tabs>
          <w:tab w:val="clear" w:pos="1440"/>
          <w:tab w:val="num" w:pos="720"/>
        </w:tabs>
        <w:spacing w:line="240" w:lineRule="atLeast"/>
        <w:ind w:left="720"/>
      </w:pPr>
      <w:r w:rsidRPr="0085732D">
        <w:lastRenderedPageBreak/>
        <w:t>Danfoss</w:t>
      </w:r>
    </w:p>
    <w:p w14:paraId="7B711333" w14:textId="3BA5EE8C" w:rsidR="0085732D" w:rsidRPr="0085732D" w:rsidRDefault="0085732D" w:rsidP="0085732D">
      <w:pPr>
        <w:numPr>
          <w:ilvl w:val="1"/>
          <w:numId w:val="23"/>
        </w:numPr>
        <w:tabs>
          <w:tab w:val="clear" w:pos="1440"/>
          <w:tab w:val="num" w:pos="720"/>
        </w:tabs>
        <w:spacing w:line="240" w:lineRule="atLeast"/>
        <w:ind w:left="720"/>
      </w:pPr>
      <w:r w:rsidRPr="0085732D">
        <w:t>Bally Lead/Lag Control Panel Models BLC1/BLC2/BLC3</w:t>
      </w:r>
    </w:p>
    <w:p w14:paraId="7150DCDA" w14:textId="77777777" w:rsidR="00EF1FF3" w:rsidRPr="00487B98" w:rsidRDefault="00EF1FF3" w:rsidP="00011786">
      <w:pPr>
        <w:spacing w:line="240" w:lineRule="atLeast"/>
        <w:ind w:left="720"/>
      </w:pPr>
    </w:p>
    <w:p w14:paraId="316139A4" w14:textId="77777777" w:rsidR="00020DED" w:rsidRDefault="00020DED" w:rsidP="00020DED"/>
    <w:p w14:paraId="5A66F362" w14:textId="77777777" w:rsidR="00020DED" w:rsidRPr="002A5973" w:rsidRDefault="00020DED">
      <w:pPr>
        <w:pStyle w:val="Heading112pt"/>
        <w:numPr>
          <w:ilvl w:val="0"/>
          <w:numId w:val="4"/>
        </w:numPr>
      </w:pPr>
      <w:bookmarkStart w:id="3" w:name="_Toc182228154"/>
      <w:r>
        <w:t>HARDWARE REQUIREMENTS</w:t>
      </w:r>
      <w:bookmarkEnd w:id="3"/>
    </w:p>
    <w:p w14:paraId="3A93D05E" w14:textId="77777777" w:rsidR="00020DED" w:rsidRPr="00A63415" w:rsidRDefault="00020DED" w:rsidP="00020DED"/>
    <w:tbl>
      <w:tblPr>
        <w:tblW w:w="11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8"/>
        <w:gridCol w:w="8708"/>
        <w:gridCol w:w="800"/>
      </w:tblGrid>
      <w:tr w:rsidR="004F6C52" w14:paraId="3AAEA6B6" w14:textId="77777777" w:rsidTr="19425435">
        <w:tc>
          <w:tcPr>
            <w:tcW w:w="1508" w:type="dxa"/>
            <w:shd w:val="clear" w:color="auto" w:fill="E0E0E0"/>
          </w:tcPr>
          <w:p w14:paraId="53AD70DA" w14:textId="77777777" w:rsidR="00020DED" w:rsidRDefault="00020DED" w:rsidP="00020DED">
            <w:pPr>
              <w:jc w:val="center"/>
              <w:rPr>
                <w:b/>
              </w:rPr>
            </w:pPr>
            <w:r>
              <w:rPr>
                <w:b/>
              </w:rPr>
              <w:t>Requirement Number</w:t>
            </w:r>
          </w:p>
        </w:tc>
        <w:tc>
          <w:tcPr>
            <w:tcW w:w="8708" w:type="dxa"/>
            <w:shd w:val="clear" w:color="auto" w:fill="E0E0E0"/>
          </w:tcPr>
          <w:p w14:paraId="3FCF38B5" w14:textId="77777777" w:rsidR="00020DED" w:rsidRDefault="00020DED" w:rsidP="00020DED">
            <w:pPr>
              <w:jc w:val="center"/>
              <w:rPr>
                <w:b/>
              </w:rPr>
            </w:pPr>
            <w:r>
              <w:rPr>
                <w:b/>
              </w:rPr>
              <w:t>Description</w:t>
            </w:r>
          </w:p>
          <w:p w14:paraId="0BBF459C" w14:textId="77777777" w:rsidR="00020DED" w:rsidRDefault="00020DED" w:rsidP="00020DED">
            <w:pPr>
              <w:jc w:val="center"/>
              <w:rPr>
                <w:b/>
              </w:rPr>
            </w:pPr>
          </w:p>
        </w:tc>
        <w:tc>
          <w:tcPr>
            <w:tcW w:w="800" w:type="dxa"/>
            <w:shd w:val="clear" w:color="auto" w:fill="E0E0E0"/>
          </w:tcPr>
          <w:p w14:paraId="43DE1A95" w14:textId="77777777" w:rsidR="00020DED" w:rsidRPr="00590C70" w:rsidRDefault="00020DED" w:rsidP="00020DED"/>
        </w:tc>
      </w:tr>
      <w:tr w:rsidR="004F6C52" w14:paraId="5ACD6760" w14:textId="77777777" w:rsidTr="19425435">
        <w:tc>
          <w:tcPr>
            <w:tcW w:w="1508" w:type="dxa"/>
            <w:tcBorders>
              <w:bottom w:val="single" w:sz="4" w:space="0" w:color="auto"/>
            </w:tcBorders>
          </w:tcPr>
          <w:p w14:paraId="593E7320" w14:textId="77777777" w:rsidR="00020DED" w:rsidRDefault="00020DED" w:rsidP="00020DED">
            <w:pPr>
              <w:rPr>
                <w:b/>
              </w:rPr>
            </w:pPr>
          </w:p>
        </w:tc>
        <w:tc>
          <w:tcPr>
            <w:tcW w:w="8708" w:type="dxa"/>
            <w:tcBorders>
              <w:bottom w:val="single" w:sz="4" w:space="0" w:color="auto"/>
            </w:tcBorders>
          </w:tcPr>
          <w:p w14:paraId="4BD378C0" w14:textId="77777777" w:rsidR="00020DED" w:rsidRDefault="00020DED" w:rsidP="00020DED"/>
        </w:tc>
        <w:tc>
          <w:tcPr>
            <w:tcW w:w="800" w:type="dxa"/>
            <w:tcBorders>
              <w:bottom w:val="single" w:sz="4" w:space="0" w:color="auto"/>
            </w:tcBorders>
          </w:tcPr>
          <w:p w14:paraId="0ACC4DB2" w14:textId="77777777" w:rsidR="00020DED" w:rsidRPr="00590C70" w:rsidRDefault="00020DED" w:rsidP="00020DED"/>
        </w:tc>
      </w:tr>
      <w:tr w:rsidR="004F6C52" w14:paraId="73DD06C0" w14:textId="77777777" w:rsidTr="19425435">
        <w:tc>
          <w:tcPr>
            <w:tcW w:w="1508" w:type="dxa"/>
            <w:shd w:val="clear" w:color="auto" w:fill="E0E0E0"/>
          </w:tcPr>
          <w:p w14:paraId="353BC8FB" w14:textId="1A039544" w:rsidR="00020DED" w:rsidRDefault="7FE4A7FF" w:rsidP="1EAD8DAC">
            <w:pPr>
              <w:rPr>
                <w:b/>
                <w:bCs/>
              </w:rPr>
            </w:pPr>
            <w:r w:rsidRPr="1EAD8DAC">
              <w:rPr>
                <w:b/>
                <w:bCs/>
              </w:rPr>
              <w:t>PWR</w:t>
            </w:r>
            <w:r w:rsidR="00B54D8B" w:rsidRPr="1EAD8DAC">
              <w:rPr>
                <w:b/>
                <w:bCs/>
              </w:rPr>
              <w:t>IN</w:t>
            </w:r>
            <w:r w:rsidRPr="1EAD8DAC">
              <w:rPr>
                <w:b/>
                <w:bCs/>
              </w:rPr>
              <w:t>-00</w:t>
            </w:r>
          </w:p>
        </w:tc>
        <w:tc>
          <w:tcPr>
            <w:tcW w:w="8708" w:type="dxa"/>
            <w:shd w:val="clear" w:color="auto" w:fill="E0E0E0"/>
          </w:tcPr>
          <w:p w14:paraId="519A19A1" w14:textId="77777777" w:rsidR="00020DED" w:rsidRDefault="00020DED">
            <w:pPr>
              <w:pStyle w:val="Heading2"/>
              <w:rPr>
                <w:b/>
                <w:bCs/>
                <w:sz w:val="20"/>
                <w:szCs w:val="20"/>
              </w:rPr>
            </w:pPr>
            <w:bookmarkStart w:id="4" w:name="_Toc182228155"/>
            <w:r w:rsidRPr="4BECCC26">
              <w:rPr>
                <w:b/>
                <w:bCs/>
                <w:sz w:val="20"/>
                <w:szCs w:val="20"/>
              </w:rPr>
              <w:t>POWER</w:t>
            </w:r>
            <w:r w:rsidR="006C6CD7" w:rsidRPr="4BECCC26">
              <w:rPr>
                <w:b/>
                <w:bCs/>
                <w:sz w:val="20"/>
                <w:szCs w:val="20"/>
              </w:rPr>
              <w:t xml:space="preserve"> </w:t>
            </w:r>
            <w:r w:rsidR="006C7B9A" w:rsidRPr="4BECCC26">
              <w:rPr>
                <w:b/>
                <w:bCs/>
                <w:sz w:val="20"/>
                <w:szCs w:val="20"/>
              </w:rPr>
              <w:t>INPUT</w:t>
            </w:r>
            <w:bookmarkEnd w:id="4"/>
          </w:p>
        </w:tc>
        <w:tc>
          <w:tcPr>
            <w:tcW w:w="800" w:type="dxa"/>
            <w:shd w:val="clear" w:color="auto" w:fill="E0E0E0"/>
          </w:tcPr>
          <w:p w14:paraId="1FD61B2B" w14:textId="77777777" w:rsidR="00020DED" w:rsidRPr="00590C70" w:rsidRDefault="00020DED" w:rsidP="00020DED"/>
        </w:tc>
      </w:tr>
      <w:tr w:rsidR="004F6C52" w14:paraId="66459657" w14:textId="77777777" w:rsidTr="19425435">
        <w:tc>
          <w:tcPr>
            <w:tcW w:w="1508" w:type="dxa"/>
          </w:tcPr>
          <w:p w14:paraId="0158F48E" w14:textId="0EEC898D" w:rsidR="00020DED" w:rsidRDefault="7FE4A7FF" w:rsidP="1EAD8DAC">
            <w:pPr>
              <w:rPr>
                <w:b/>
                <w:bCs/>
              </w:rPr>
            </w:pPr>
            <w:r w:rsidRPr="1EAD8DAC">
              <w:rPr>
                <w:b/>
                <w:bCs/>
              </w:rPr>
              <w:t>PWR</w:t>
            </w:r>
            <w:r w:rsidR="422C80EB" w:rsidRPr="1EAD8DAC">
              <w:rPr>
                <w:b/>
                <w:bCs/>
              </w:rPr>
              <w:t>IN</w:t>
            </w:r>
            <w:r w:rsidRPr="1EAD8DAC">
              <w:rPr>
                <w:b/>
                <w:bCs/>
              </w:rPr>
              <w:t>-10</w:t>
            </w:r>
          </w:p>
        </w:tc>
        <w:tc>
          <w:tcPr>
            <w:tcW w:w="8708" w:type="dxa"/>
          </w:tcPr>
          <w:p w14:paraId="4CAAA85A" w14:textId="62290E44" w:rsidR="00020DED" w:rsidRDefault="36991BE3" w:rsidP="00020DED">
            <w:r>
              <w:t xml:space="preserve">The control will support </w:t>
            </w:r>
            <w:r w:rsidR="00DA5D5A">
              <w:t>global 100</w:t>
            </w:r>
            <w:r w:rsidR="00917027">
              <w:t>-2</w:t>
            </w:r>
            <w:r w:rsidR="009978D7">
              <w:t>77</w:t>
            </w:r>
            <w:r w:rsidR="00917027">
              <w:t>V</w:t>
            </w:r>
            <w:r>
              <w:t xml:space="preserve">AC power input requirements +/- </w:t>
            </w:r>
            <w:r w:rsidR="1F1D4405">
              <w:t>10</w:t>
            </w:r>
            <w:r>
              <w:t>% line, 50/60Hz</w:t>
            </w:r>
            <w:r w:rsidR="00F114EA">
              <w:t xml:space="preserve">, fused input as required with commonly available fuses available to the technician. </w:t>
            </w:r>
          </w:p>
        </w:tc>
        <w:tc>
          <w:tcPr>
            <w:tcW w:w="800" w:type="dxa"/>
          </w:tcPr>
          <w:p w14:paraId="4A096A73" w14:textId="77777777" w:rsidR="00020DED" w:rsidRPr="00590C70" w:rsidRDefault="00020DED" w:rsidP="00020DED"/>
        </w:tc>
      </w:tr>
      <w:tr w:rsidR="004F6C52" w14:paraId="41375B6B" w14:textId="77777777" w:rsidTr="19425435">
        <w:tc>
          <w:tcPr>
            <w:tcW w:w="1508" w:type="dxa"/>
            <w:tcBorders>
              <w:bottom w:val="single" w:sz="4" w:space="0" w:color="auto"/>
            </w:tcBorders>
          </w:tcPr>
          <w:p w14:paraId="16A57C46" w14:textId="257E555A" w:rsidR="00020DED" w:rsidRDefault="7FE4A7FF" w:rsidP="1EAD8DAC">
            <w:pPr>
              <w:rPr>
                <w:b/>
                <w:bCs/>
              </w:rPr>
            </w:pPr>
            <w:r w:rsidRPr="1EAD8DAC">
              <w:rPr>
                <w:b/>
                <w:bCs/>
              </w:rPr>
              <w:t>PWR</w:t>
            </w:r>
            <w:r w:rsidR="73B8DD6C" w:rsidRPr="1EAD8DAC">
              <w:rPr>
                <w:b/>
                <w:bCs/>
              </w:rPr>
              <w:t>IN</w:t>
            </w:r>
            <w:r w:rsidRPr="1EAD8DAC">
              <w:rPr>
                <w:b/>
                <w:bCs/>
              </w:rPr>
              <w:t>-20</w:t>
            </w:r>
          </w:p>
        </w:tc>
        <w:tc>
          <w:tcPr>
            <w:tcW w:w="8708" w:type="dxa"/>
            <w:tcBorders>
              <w:bottom w:val="single" w:sz="4" w:space="0" w:color="auto"/>
            </w:tcBorders>
          </w:tcPr>
          <w:p w14:paraId="659D35C9" w14:textId="4B563AC8" w:rsidR="00020DED" w:rsidRDefault="006C6CD7" w:rsidP="006C6CD7">
            <w:r>
              <w:t xml:space="preserve">The control will not exceed </w:t>
            </w:r>
            <w:r w:rsidR="00917027" w:rsidRPr="00917027">
              <w:rPr>
                <w:highlight w:val="yellow"/>
              </w:rPr>
              <w:t>XXXX</w:t>
            </w:r>
            <w:r w:rsidR="00917027">
              <w:t xml:space="preserve"> </w:t>
            </w:r>
            <w:r>
              <w:t xml:space="preserve">when under full </w:t>
            </w:r>
            <w:r w:rsidR="00541825">
              <w:t xml:space="preserve">I/O </w:t>
            </w:r>
            <w:r>
              <w:t xml:space="preserve">load </w:t>
            </w:r>
            <w:r w:rsidR="00541825">
              <w:t xml:space="preserve">with </w:t>
            </w:r>
            <w:r w:rsidR="002E4AFE">
              <w:t xml:space="preserve">optional </w:t>
            </w:r>
            <w:r>
              <w:t>communication</w:t>
            </w:r>
            <w:r w:rsidR="00541825">
              <w:t>s</w:t>
            </w:r>
            <w:r w:rsidR="00011786">
              <w:t xml:space="preserve">. </w:t>
            </w:r>
          </w:p>
        </w:tc>
        <w:tc>
          <w:tcPr>
            <w:tcW w:w="800" w:type="dxa"/>
            <w:tcBorders>
              <w:bottom w:val="single" w:sz="4" w:space="0" w:color="auto"/>
            </w:tcBorders>
          </w:tcPr>
          <w:p w14:paraId="5B254E3D" w14:textId="77777777" w:rsidR="00020DED" w:rsidRPr="00590C70" w:rsidRDefault="00020DED" w:rsidP="00020DED"/>
        </w:tc>
      </w:tr>
      <w:tr w:rsidR="004F6C52" w14:paraId="317F2C3B" w14:textId="77777777" w:rsidTr="19425435">
        <w:tc>
          <w:tcPr>
            <w:tcW w:w="1508" w:type="dxa"/>
            <w:tcBorders>
              <w:bottom w:val="single" w:sz="4" w:space="0" w:color="auto"/>
            </w:tcBorders>
          </w:tcPr>
          <w:p w14:paraId="03BAE8DF" w14:textId="785969BB" w:rsidR="00020DED" w:rsidRDefault="70F27CF9" w:rsidP="1EAD8DAC">
            <w:pPr>
              <w:rPr>
                <w:b/>
                <w:bCs/>
              </w:rPr>
            </w:pPr>
            <w:r w:rsidRPr="1EAD8DAC">
              <w:rPr>
                <w:b/>
                <w:bCs/>
              </w:rPr>
              <w:t>PWR</w:t>
            </w:r>
            <w:r w:rsidR="76686EE3" w:rsidRPr="1EAD8DAC">
              <w:rPr>
                <w:b/>
                <w:bCs/>
              </w:rPr>
              <w:t>IN</w:t>
            </w:r>
            <w:r w:rsidRPr="1EAD8DAC">
              <w:rPr>
                <w:b/>
                <w:bCs/>
              </w:rPr>
              <w:t>-30</w:t>
            </w:r>
          </w:p>
        </w:tc>
        <w:tc>
          <w:tcPr>
            <w:tcW w:w="8708" w:type="dxa"/>
            <w:tcBorders>
              <w:bottom w:val="single" w:sz="4" w:space="0" w:color="auto"/>
            </w:tcBorders>
          </w:tcPr>
          <w:p w14:paraId="3484740D" w14:textId="607F8132" w:rsidR="00020DED" w:rsidRDefault="4E178248" w:rsidP="00020DED">
            <w:r>
              <w:t xml:space="preserve">The control will support a safe shut down during a brownout </w:t>
            </w:r>
            <w:r w:rsidR="540C418B">
              <w:t xml:space="preserve">or power </w:t>
            </w:r>
            <w:r w:rsidR="6643C4A9">
              <w:t>interruptions.</w:t>
            </w:r>
          </w:p>
        </w:tc>
        <w:tc>
          <w:tcPr>
            <w:tcW w:w="800" w:type="dxa"/>
            <w:tcBorders>
              <w:bottom w:val="single" w:sz="4" w:space="0" w:color="auto"/>
            </w:tcBorders>
          </w:tcPr>
          <w:p w14:paraId="5864E3AC" w14:textId="77777777" w:rsidR="00020DED" w:rsidRPr="00590C70" w:rsidRDefault="00020DED" w:rsidP="00020DED"/>
        </w:tc>
      </w:tr>
      <w:tr w:rsidR="004F6C52" w14:paraId="40A37669" w14:textId="77777777" w:rsidTr="19425435">
        <w:tc>
          <w:tcPr>
            <w:tcW w:w="1508" w:type="dxa"/>
            <w:tcBorders>
              <w:bottom w:val="single" w:sz="4" w:space="0" w:color="auto"/>
            </w:tcBorders>
          </w:tcPr>
          <w:p w14:paraId="76D098BD" w14:textId="23ECE076" w:rsidR="006C6CD7" w:rsidRDefault="00FD4C35" w:rsidP="1EAD8DAC">
            <w:pPr>
              <w:rPr>
                <w:b/>
                <w:bCs/>
              </w:rPr>
            </w:pPr>
            <w:r>
              <w:rPr>
                <w:b/>
                <w:bCs/>
              </w:rPr>
              <w:t>PWRIN-40</w:t>
            </w:r>
          </w:p>
        </w:tc>
        <w:tc>
          <w:tcPr>
            <w:tcW w:w="8708" w:type="dxa"/>
            <w:tcBorders>
              <w:bottom w:val="single" w:sz="4" w:space="0" w:color="auto"/>
            </w:tcBorders>
          </w:tcPr>
          <w:p w14:paraId="3B808B8A" w14:textId="6113BF37" w:rsidR="006C6CD7" w:rsidRDefault="00FD4C35" w:rsidP="00020DED">
            <w:r>
              <w:t>There will be a battery backup option to support the 5in display for a minimum of 30 minutes to annunciate and alert of a power failure condition while briefly illuminating the display periodically of the event and keeping the IP-1 or IP-2 illuminated to allow a user to safely exit the walk in.</w:t>
            </w:r>
            <w:r w:rsidR="00DE28D1">
              <w:t xml:space="preserve"> </w:t>
            </w:r>
          </w:p>
        </w:tc>
        <w:tc>
          <w:tcPr>
            <w:tcW w:w="800" w:type="dxa"/>
            <w:tcBorders>
              <w:bottom w:val="single" w:sz="4" w:space="0" w:color="auto"/>
            </w:tcBorders>
          </w:tcPr>
          <w:p w14:paraId="4D75F0CB" w14:textId="77777777" w:rsidR="006C6CD7" w:rsidRPr="00590C70" w:rsidRDefault="006C6CD7" w:rsidP="00020DED"/>
        </w:tc>
      </w:tr>
      <w:tr w:rsidR="00DE28D1" w14:paraId="150DE037" w14:textId="77777777" w:rsidTr="19425435">
        <w:tc>
          <w:tcPr>
            <w:tcW w:w="1508" w:type="dxa"/>
            <w:tcBorders>
              <w:bottom w:val="single" w:sz="4" w:space="0" w:color="auto"/>
            </w:tcBorders>
          </w:tcPr>
          <w:p w14:paraId="30253D22" w14:textId="4362DA0D" w:rsidR="00DE28D1" w:rsidRDefault="00DE28D1" w:rsidP="1EAD8DAC">
            <w:pPr>
              <w:rPr>
                <w:b/>
                <w:bCs/>
              </w:rPr>
            </w:pPr>
            <w:r>
              <w:rPr>
                <w:b/>
                <w:bCs/>
              </w:rPr>
              <w:t>PWRIN-50</w:t>
            </w:r>
          </w:p>
        </w:tc>
        <w:tc>
          <w:tcPr>
            <w:tcW w:w="8708" w:type="dxa"/>
            <w:tcBorders>
              <w:bottom w:val="single" w:sz="4" w:space="0" w:color="auto"/>
            </w:tcBorders>
          </w:tcPr>
          <w:p w14:paraId="1FA70769" w14:textId="46C5EBEE" w:rsidR="00DE28D1" w:rsidRDefault="00DE28D1" w:rsidP="00020DED">
            <w:r>
              <w:t>Unit needs to support current SLEEP function for shipping from both the KB factory, as well as from the OEM to the installation side, to avoid battery discharge during transportation and inventory stocking/storage. This should be accessible form the front panel and can be chosen an unlimited # of times for the reasons mentioned above.</w:t>
            </w:r>
          </w:p>
        </w:tc>
        <w:tc>
          <w:tcPr>
            <w:tcW w:w="800" w:type="dxa"/>
            <w:tcBorders>
              <w:bottom w:val="single" w:sz="4" w:space="0" w:color="auto"/>
            </w:tcBorders>
          </w:tcPr>
          <w:p w14:paraId="65D41A9D" w14:textId="77777777" w:rsidR="00DE28D1" w:rsidRPr="00590C70" w:rsidRDefault="00DE28D1" w:rsidP="00020DED"/>
        </w:tc>
      </w:tr>
      <w:tr w:rsidR="004F6C52" w14:paraId="5EB46A85" w14:textId="77777777" w:rsidTr="19425435">
        <w:trPr>
          <w:ins w:id="5" w:author="Edward J. Musial" w:date="2022-09-07T10:59:00Z"/>
        </w:trPr>
        <w:tc>
          <w:tcPr>
            <w:tcW w:w="1508" w:type="dxa"/>
            <w:tcBorders>
              <w:bottom w:val="single" w:sz="4" w:space="0" w:color="auto"/>
            </w:tcBorders>
          </w:tcPr>
          <w:p w14:paraId="40E60750" w14:textId="77777777" w:rsidR="009A49F9" w:rsidRDefault="009A49F9" w:rsidP="00020DED">
            <w:pPr>
              <w:rPr>
                <w:ins w:id="6" w:author="Edward J. Musial" w:date="2022-09-07T10:59:00Z"/>
                <w:b/>
              </w:rPr>
            </w:pPr>
          </w:p>
        </w:tc>
        <w:tc>
          <w:tcPr>
            <w:tcW w:w="8708" w:type="dxa"/>
            <w:tcBorders>
              <w:bottom w:val="single" w:sz="4" w:space="0" w:color="auto"/>
            </w:tcBorders>
          </w:tcPr>
          <w:p w14:paraId="53B3698B" w14:textId="77777777" w:rsidR="009A49F9" w:rsidRDefault="009A49F9" w:rsidP="00020DED">
            <w:pPr>
              <w:rPr>
                <w:ins w:id="7" w:author="Edward J. Musial" w:date="2022-09-07T10:59:00Z"/>
              </w:rPr>
            </w:pPr>
          </w:p>
        </w:tc>
        <w:tc>
          <w:tcPr>
            <w:tcW w:w="800" w:type="dxa"/>
            <w:tcBorders>
              <w:bottom w:val="single" w:sz="4" w:space="0" w:color="auto"/>
            </w:tcBorders>
          </w:tcPr>
          <w:p w14:paraId="24E4DF67" w14:textId="77777777" w:rsidR="009A49F9" w:rsidRPr="00590C70" w:rsidRDefault="009A49F9" w:rsidP="00020DED">
            <w:pPr>
              <w:rPr>
                <w:ins w:id="8" w:author="Edward J. Musial" w:date="2022-09-07T10:59:00Z"/>
              </w:rPr>
            </w:pPr>
          </w:p>
        </w:tc>
      </w:tr>
      <w:tr w:rsidR="004F6C52" w14:paraId="00BFE939" w14:textId="77777777" w:rsidTr="19425435">
        <w:tc>
          <w:tcPr>
            <w:tcW w:w="1508" w:type="dxa"/>
            <w:shd w:val="clear" w:color="auto" w:fill="E0E0E0"/>
          </w:tcPr>
          <w:p w14:paraId="5A026BBD" w14:textId="02A40451" w:rsidR="00020DED" w:rsidRPr="002E4AFE" w:rsidRDefault="00020DED" w:rsidP="00020DED">
            <w:pPr>
              <w:rPr>
                <w:b/>
              </w:rPr>
            </w:pPr>
            <w:r w:rsidRPr="002E4AFE">
              <w:rPr>
                <w:b/>
              </w:rPr>
              <w:t>IN</w:t>
            </w:r>
            <w:r w:rsidR="00053983">
              <w:rPr>
                <w:b/>
              </w:rPr>
              <w:t>PUT</w:t>
            </w:r>
            <w:r w:rsidRPr="002E4AFE">
              <w:rPr>
                <w:b/>
              </w:rPr>
              <w:t>-00</w:t>
            </w:r>
          </w:p>
        </w:tc>
        <w:tc>
          <w:tcPr>
            <w:tcW w:w="8708" w:type="dxa"/>
            <w:shd w:val="clear" w:color="auto" w:fill="E0E0E0"/>
          </w:tcPr>
          <w:p w14:paraId="29EC2A72" w14:textId="0BAD487E" w:rsidR="00020DED" w:rsidRPr="002E4AFE" w:rsidRDefault="00020DED">
            <w:pPr>
              <w:pStyle w:val="Heading2"/>
              <w:rPr>
                <w:b/>
                <w:bCs/>
                <w:sz w:val="20"/>
                <w:szCs w:val="20"/>
              </w:rPr>
            </w:pPr>
            <w:bookmarkStart w:id="9" w:name="_Toc182228156"/>
            <w:r w:rsidRPr="002E4AFE">
              <w:rPr>
                <w:b/>
                <w:bCs/>
                <w:sz w:val="20"/>
                <w:szCs w:val="20"/>
              </w:rPr>
              <w:t>INPUTS</w:t>
            </w:r>
            <w:r w:rsidR="006C7B9A" w:rsidRPr="002E4AFE">
              <w:rPr>
                <w:b/>
                <w:bCs/>
                <w:sz w:val="20"/>
                <w:szCs w:val="20"/>
              </w:rPr>
              <w:t xml:space="preserve"> – ANALOG &amp; DIGITAL</w:t>
            </w:r>
            <w:bookmarkEnd w:id="9"/>
            <w:r w:rsidR="007F3D42" w:rsidRPr="002E4AFE">
              <w:rPr>
                <w:b/>
                <w:bCs/>
                <w:sz w:val="20"/>
                <w:szCs w:val="20"/>
              </w:rPr>
              <w:t xml:space="preserve">  </w:t>
            </w:r>
          </w:p>
        </w:tc>
        <w:tc>
          <w:tcPr>
            <w:tcW w:w="800" w:type="dxa"/>
            <w:shd w:val="clear" w:color="auto" w:fill="E0E0E0"/>
          </w:tcPr>
          <w:p w14:paraId="642529C2" w14:textId="77777777" w:rsidR="00020DED" w:rsidRPr="00590C70" w:rsidRDefault="00020DED" w:rsidP="00020DED"/>
        </w:tc>
      </w:tr>
      <w:tr w:rsidR="004F6C52" w14:paraId="18E9F3C1" w14:textId="77777777" w:rsidTr="19425435">
        <w:tc>
          <w:tcPr>
            <w:tcW w:w="1508" w:type="dxa"/>
            <w:tcBorders>
              <w:bottom w:val="single" w:sz="4" w:space="0" w:color="auto"/>
            </w:tcBorders>
          </w:tcPr>
          <w:p w14:paraId="5D62D8D7" w14:textId="2556EF23" w:rsidR="006C7B9A" w:rsidRPr="002E4AFE" w:rsidRDefault="672B92A7" w:rsidP="1EAD8DAC">
            <w:pPr>
              <w:spacing w:line="259" w:lineRule="auto"/>
              <w:rPr>
                <w:b/>
                <w:bCs/>
              </w:rPr>
            </w:pPr>
            <w:r w:rsidRPr="002E4AFE">
              <w:rPr>
                <w:b/>
                <w:bCs/>
              </w:rPr>
              <w:t>IN</w:t>
            </w:r>
            <w:r w:rsidR="00053983">
              <w:rPr>
                <w:b/>
                <w:bCs/>
              </w:rPr>
              <w:t>PUT</w:t>
            </w:r>
            <w:r w:rsidRPr="002E4AFE">
              <w:rPr>
                <w:b/>
                <w:bCs/>
              </w:rPr>
              <w:t>-10</w:t>
            </w:r>
          </w:p>
        </w:tc>
        <w:tc>
          <w:tcPr>
            <w:tcW w:w="8708" w:type="dxa"/>
            <w:tcBorders>
              <w:bottom w:val="single" w:sz="4" w:space="0" w:color="auto"/>
            </w:tcBorders>
          </w:tcPr>
          <w:p w14:paraId="3425A598" w14:textId="37B0FB4D" w:rsidR="006C7B9A" w:rsidRPr="002E4AFE" w:rsidRDefault="00782136" w:rsidP="1EAD8DAC">
            <w:pPr>
              <w:spacing w:line="259" w:lineRule="auto"/>
            </w:pPr>
            <w:r>
              <w:t>There will be (</w:t>
            </w:r>
            <w:r w:rsidR="00FD4C35">
              <w:t>4</w:t>
            </w:r>
            <w:r>
              <w:t>) 10K Thermistor Inputs for: Walk In air temp, Coil 1, and Coil 2 Temps</w:t>
            </w:r>
            <w:r w:rsidR="00FD4C35">
              <w:t>, and Heater 2 Input</w:t>
            </w:r>
            <w:r>
              <w:t xml:space="preserve">. </w:t>
            </w:r>
            <w:r w:rsidR="008C4BC0">
              <w:t>With accuracy of 2 degrees F.</w:t>
            </w:r>
            <w:r w:rsidR="00FD4C35">
              <w:t xml:space="preserve"> </w:t>
            </w:r>
          </w:p>
        </w:tc>
        <w:tc>
          <w:tcPr>
            <w:tcW w:w="800" w:type="dxa"/>
            <w:tcBorders>
              <w:bottom w:val="single" w:sz="4" w:space="0" w:color="auto"/>
            </w:tcBorders>
          </w:tcPr>
          <w:p w14:paraId="234E9655" w14:textId="77777777" w:rsidR="006C7B9A" w:rsidRPr="00590C70" w:rsidRDefault="006C7B9A" w:rsidP="006C7B9A"/>
        </w:tc>
      </w:tr>
      <w:tr w:rsidR="004F6C52" w14:paraId="7453168E" w14:textId="77777777" w:rsidTr="19425435">
        <w:tc>
          <w:tcPr>
            <w:tcW w:w="1508" w:type="dxa"/>
            <w:tcBorders>
              <w:bottom w:val="single" w:sz="4" w:space="0" w:color="auto"/>
            </w:tcBorders>
          </w:tcPr>
          <w:p w14:paraId="6238E16B" w14:textId="25CCA801" w:rsidR="006C7B9A" w:rsidRPr="002E4AFE" w:rsidRDefault="672B92A7" w:rsidP="1EAD8DAC">
            <w:pPr>
              <w:spacing w:line="259" w:lineRule="auto"/>
              <w:rPr>
                <w:b/>
                <w:bCs/>
              </w:rPr>
            </w:pPr>
            <w:r w:rsidRPr="002E4AFE">
              <w:rPr>
                <w:b/>
                <w:bCs/>
              </w:rPr>
              <w:t>IN</w:t>
            </w:r>
            <w:r w:rsidR="00053983">
              <w:rPr>
                <w:b/>
                <w:bCs/>
              </w:rPr>
              <w:t>PUT</w:t>
            </w:r>
            <w:r w:rsidRPr="002E4AFE">
              <w:rPr>
                <w:b/>
                <w:bCs/>
              </w:rPr>
              <w:t>-20</w:t>
            </w:r>
          </w:p>
        </w:tc>
        <w:tc>
          <w:tcPr>
            <w:tcW w:w="8708" w:type="dxa"/>
            <w:tcBorders>
              <w:bottom w:val="single" w:sz="4" w:space="0" w:color="auto"/>
            </w:tcBorders>
          </w:tcPr>
          <w:p w14:paraId="3B2CA974" w14:textId="6984F376" w:rsidR="006C7B9A" w:rsidRPr="002E4AFE" w:rsidRDefault="00782136" w:rsidP="1EAD8DAC">
            <w:pPr>
              <w:spacing w:line="259" w:lineRule="auto"/>
            </w:pPr>
            <w:r>
              <w:t xml:space="preserve">There will be </w:t>
            </w:r>
            <w:r w:rsidR="00D90C3F">
              <w:t xml:space="preserve">2 </w:t>
            </w:r>
            <w:r>
              <w:t>Door Switch Input</w:t>
            </w:r>
            <w:r w:rsidR="00D90C3F">
              <w:t>s. Door switches can be wired in serial or parallel. In system programming the user can define 1 or 2 switches for logic.</w:t>
            </w:r>
          </w:p>
        </w:tc>
        <w:tc>
          <w:tcPr>
            <w:tcW w:w="800" w:type="dxa"/>
            <w:tcBorders>
              <w:bottom w:val="single" w:sz="4" w:space="0" w:color="auto"/>
            </w:tcBorders>
          </w:tcPr>
          <w:p w14:paraId="3B6D89FA" w14:textId="77777777" w:rsidR="006C7B9A" w:rsidRPr="00590C70" w:rsidRDefault="006C7B9A" w:rsidP="006C7B9A"/>
        </w:tc>
      </w:tr>
      <w:tr w:rsidR="004F6C52" w14:paraId="1396E8E2" w14:textId="77777777" w:rsidTr="19425435">
        <w:tc>
          <w:tcPr>
            <w:tcW w:w="1508" w:type="dxa"/>
            <w:tcBorders>
              <w:bottom w:val="single" w:sz="4" w:space="0" w:color="auto"/>
            </w:tcBorders>
          </w:tcPr>
          <w:p w14:paraId="32954484" w14:textId="6D547DA3" w:rsidR="006C7B9A" w:rsidRPr="002E4AFE" w:rsidRDefault="672B92A7" w:rsidP="1EAD8DAC">
            <w:pPr>
              <w:spacing w:line="259" w:lineRule="auto"/>
              <w:rPr>
                <w:b/>
                <w:bCs/>
              </w:rPr>
            </w:pPr>
            <w:r w:rsidRPr="002E4AFE">
              <w:rPr>
                <w:b/>
                <w:bCs/>
              </w:rPr>
              <w:t>IN</w:t>
            </w:r>
            <w:r w:rsidR="00053983">
              <w:rPr>
                <w:b/>
                <w:bCs/>
              </w:rPr>
              <w:t>PUT</w:t>
            </w:r>
            <w:r w:rsidRPr="002E4AFE">
              <w:rPr>
                <w:b/>
                <w:bCs/>
              </w:rPr>
              <w:t>-30</w:t>
            </w:r>
          </w:p>
        </w:tc>
        <w:tc>
          <w:tcPr>
            <w:tcW w:w="8708" w:type="dxa"/>
            <w:tcBorders>
              <w:bottom w:val="single" w:sz="4" w:space="0" w:color="auto"/>
            </w:tcBorders>
          </w:tcPr>
          <w:p w14:paraId="23724A68" w14:textId="1EC43975" w:rsidR="006C7B9A" w:rsidRPr="002E4AFE" w:rsidRDefault="00782136" w:rsidP="1EAD8DAC">
            <w:pPr>
              <w:spacing w:line="259" w:lineRule="auto"/>
            </w:pPr>
            <w:r>
              <w:t xml:space="preserve">There will be a humidity sensor input (0-5v analog?) – KB </w:t>
            </w:r>
            <w:proofErr w:type="spellStart"/>
            <w:r>
              <w:t>eng</w:t>
            </w:r>
            <w:proofErr w:type="spellEnd"/>
            <w:r>
              <w:t xml:space="preserve"> to confirm most common</w:t>
            </w:r>
            <w:r w:rsidR="00027F74">
              <w:t xml:space="preserve"> off the shelf signal/devices.</w:t>
            </w:r>
            <w:r w:rsidR="00EC7603">
              <w:t xml:space="preserve"> This can also be an integrated humidity &amp; temp sensor to take the place of 1 thermistor probe from INPUT-10</w:t>
            </w:r>
          </w:p>
        </w:tc>
        <w:tc>
          <w:tcPr>
            <w:tcW w:w="800" w:type="dxa"/>
            <w:tcBorders>
              <w:bottom w:val="single" w:sz="4" w:space="0" w:color="auto"/>
            </w:tcBorders>
          </w:tcPr>
          <w:p w14:paraId="729D3213" w14:textId="77777777" w:rsidR="006C7B9A" w:rsidRPr="00590C70" w:rsidRDefault="006C7B9A" w:rsidP="006C7B9A"/>
        </w:tc>
      </w:tr>
      <w:tr w:rsidR="004F6C52" w14:paraId="2794B0DE" w14:textId="77777777" w:rsidTr="19425435">
        <w:tc>
          <w:tcPr>
            <w:tcW w:w="1508" w:type="dxa"/>
            <w:tcBorders>
              <w:bottom w:val="single" w:sz="4" w:space="0" w:color="auto"/>
            </w:tcBorders>
          </w:tcPr>
          <w:p w14:paraId="1F70E1D2" w14:textId="4D479E46" w:rsidR="006C7B9A" w:rsidRPr="002E4AFE" w:rsidRDefault="672B92A7" w:rsidP="1EAD8DAC">
            <w:pPr>
              <w:spacing w:line="259" w:lineRule="auto"/>
              <w:rPr>
                <w:b/>
                <w:bCs/>
              </w:rPr>
            </w:pPr>
            <w:r w:rsidRPr="002E4AFE">
              <w:rPr>
                <w:b/>
                <w:bCs/>
              </w:rPr>
              <w:t>IN</w:t>
            </w:r>
            <w:r w:rsidR="00053983">
              <w:rPr>
                <w:b/>
                <w:bCs/>
              </w:rPr>
              <w:t>PUT</w:t>
            </w:r>
            <w:r w:rsidRPr="002E4AFE">
              <w:rPr>
                <w:b/>
                <w:bCs/>
              </w:rPr>
              <w:t>-40</w:t>
            </w:r>
          </w:p>
        </w:tc>
        <w:tc>
          <w:tcPr>
            <w:tcW w:w="8708" w:type="dxa"/>
            <w:tcBorders>
              <w:bottom w:val="single" w:sz="4" w:space="0" w:color="auto"/>
            </w:tcBorders>
          </w:tcPr>
          <w:p w14:paraId="48940636" w14:textId="4F280225" w:rsidR="006C7B9A" w:rsidRPr="002E4AFE" w:rsidRDefault="00027F74" w:rsidP="1EAD8DAC">
            <w:pPr>
              <w:spacing w:line="259" w:lineRule="auto"/>
            </w:pPr>
            <w:r>
              <w:t>The unit</w:t>
            </w:r>
            <w:r w:rsidR="006C3709">
              <w:t xml:space="preserve"> will support </w:t>
            </w:r>
            <w:r w:rsidR="00011786">
              <w:t>the current</w:t>
            </w:r>
            <w:r w:rsidR="006C3709">
              <w:t xml:space="preserve"> IP-1</w:t>
            </w:r>
            <w:r w:rsidR="00F114EA">
              <w:t>, IP-2</w:t>
            </w:r>
            <w:r w:rsidR="006C3709">
              <w:t xml:space="preserve"> Assembl</w:t>
            </w:r>
            <w:r w:rsidR="00F114EA">
              <w:t>ies</w:t>
            </w:r>
            <w:r w:rsidR="006C3709">
              <w:t xml:space="preserve"> for Panic and Light Delay F</w:t>
            </w:r>
            <w:r w:rsidR="00F114EA">
              <w:t>unction</w:t>
            </w:r>
            <w:r w:rsidR="006C3709">
              <w:t xml:space="preserve"> </w:t>
            </w:r>
            <w:r w:rsidR="00011786">
              <w:t>(</w:t>
            </w:r>
            <w:r w:rsidR="006C3709">
              <w:t xml:space="preserve">ref KB </w:t>
            </w:r>
            <w:r w:rsidR="006C3709" w:rsidRPr="006C3709">
              <w:t>231-40012-</w:t>
            </w:r>
            <w:r w:rsidR="00247185">
              <w:t>XX &amp; 231-40015-XX</w:t>
            </w:r>
            <w:r w:rsidR="00011786">
              <w:t>)</w:t>
            </w:r>
            <w:r w:rsidR="00F114EA">
              <w:t xml:space="preserve">. </w:t>
            </w:r>
          </w:p>
        </w:tc>
        <w:tc>
          <w:tcPr>
            <w:tcW w:w="800" w:type="dxa"/>
            <w:tcBorders>
              <w:bottom w:val="single" w:sz="4" w:space="0" w:color="auto"/>
            </w:tcBorders>
          </w:tcPr>
          <w:p w14:paraId="71BF260C" w14:textId="77777777" w:rsidR="006C7B9A" w:rsidRPr="00590C70" w:rsidRDefault="006C7B9A" w:rsidP="006C7B9A"/>
        </w:tc>
      </w:tr>
      <w:tr w:rsidR="004F6C52" w14:paraId="7E9D8D38" w14:textId="77777777" w:rsidTr="19425435">
        <w:tc>
          <w:tcPr>
            <w:tcW w:w="1508" w:type="dxa"/>
            <w:tcBorders>
              <w:bottom w:val="single" w:sz="4" w:space="0" w:color="auto"/>
            </w:tcBorders>
          </w:tcPr>
          <w:p w14:paraId="689D0743" w14:textId="5A1C96AE" w:rsidR="006C7B9A" w:rsidRPr="002E4AFE" w:rsidRDefault="672B92A7" w:rsidP="1EAD8DAC">
            <w:pPr>
              <w:spacing w:line="259" w:lineRule="auto"/>
              <w:rPr>
                <w:b/>
                <w:bCs/>
              </w:rPr>
            </w:pPr>
            <w:r w:rsidRPr="002E4AFE">
              <w:rPr>
                <w:b/>
                <w:bCs/>
              </w:rPr>
              <w:t>IN</w:t>
            </w:r>
            <w:r w:rsidR="00053983">
              <w:rPr>
                <w:b/>
                <w:bCs/>
              </w:rPr>
              <w:t>PUT</w:t>
            </w:r>
            <w:r w:rsidRPr="002E4AFE">
              <w:rPr>
                <w:b/>
                <w:bCs/>
              </w:rPr>
              <w:t>-50</w:t>
            </w:r>
          </w:p>
        </w:tc>
        <w:tc>
          <w:tcPr>
            <w:tcW w:w="8708" w:type="dxa"/>
            <w:tcBorders>
              <w:bottom w:val="single" w:sz="4" w:space="0" w:color="auto"/>
            </w:tcBorders>
          </w:tcPr>
          <w:p w14:paraId="6B2C9278" w14:textId="05EA3F1E" w:rsidR="006C7B9A" w:rsidRPr="002E4AFE" w:rsidRDefault="00D90C3F" w:rsidP="1EAD8DAC">
            <w:pPr>
              <w:spacing w:line="259" w:lineRule="auto"/>
            </w:pPr>
            <w:r>
              <w:t>The u</w:t>
            </w:r>
            <w:r w:rsidR="006C3709">
              <w:t xml:space="preserve">nit will support </w:t>
            </w:r>
            <w:r w:rsidR="00FD4C35">
              <w:t xml:space="preserve">up to </w:t>
            </w:r>
            <w:r w:rsidR="00F114EA">
              <w:t>(</w:t>
            </w:r>
            <w:r w:rsidR="00FD4C35">
              <w:t>3</w:t>
            </w:r>
            <w:r w:rsidR="00F114EA">
              <w:t>)</w:t>
            </w:r>
            <w:r w:rsidR="00FD4C35">
              <w:t xml:space="preserve"> </w:t>
            </w:r>
            <w:r w:rsidR="006C3709">
              <w:t>MD-1 Assembl</w:t>
            </w:r>
            <w:r>
              <w:t>ies</w:t>
            </w:r>
            <w:r w:rsidR="006C3709">
              <w:t xml:space="preserve"> for Motion Detection Logi</w:t>
            </w:r>
            <w:r w:rsidR="00247185">
              <w:t xml:space="preserve">c </w:t>
            </w:r>
            <w:r w:rsidR="00011786">
              <w:t>(</w:t>
            </w:r>
            <w:r w:rsidR="00247185">
              <w:t xml:space="preserve">ref KB </w:t>
            </w:r>
            <w:r w:rsidR="00247185" w:rsidRPr="00247185">
              <w:t>1 231-40013-</w:t>
            </w:r>
            <w:r w:rsidR="00247185">
              <w:t>XX</w:t>
            </w:r>
            <w:r w:rsidR="00011786">
              <w:t>)</w:t>
            </w:r>
            <w:r>
              <w:t>. Locations can be outside or inside the walk in itself, operation will remain the same as currently.</w:t>
            </w:r>
          </w:p>
        </w:tc>
        <w:tc>
          <w:tcPr>
            <w:tcW w:w="800" w:type="dxa"/>
            <w:tcBorders>
              <w:bottom w:val="single" w:sz="4" w:space="0" w:color="auto"/>
            </w:tcBorders>
          </w:tcPr>
          <w:p w14:paraId="27FBEC79" w14:textId="77777777" w:rsidR="006C7B9A" w:rsidRPr="00590C70" w:rsidRDefault="006C7B9A" w:rsidP="006C7B9A"/>
        </w:tc>
      </w:tr>
      <w:tr w:rsidR="004F6C52" w14:paraId="6A9F87E3" w14:textId="77777777" w:rsidTr="19425435">
        <w:tc>
          <w:tcPr>
            <w:tcW w:w="1508" w:type="dxa"/>
            <w:tcBorders>
              <w:bottom w:val="single" w:sz="4" w:space="0" w:color="auto"/>
            </w:tcBorders>
          </w:tcPr>
          <w:p w14:paraId="013BC6E0" w14:textId="416EC22A" w:rsidR="006C7B9A" w:rsidRPr="002E4AFE" w:rsidRDefault="672B92A7" w:rsidP="1EAD8DAC">
            <w:pPr>
              <w:spacing w:line="259" w:lineRule="auto"/>
              <w:rPr>
                <w:b/>
                <w:bCs/>
              </w:rPr>
            </w:pPr>
            <w:r w:rsidRPr="002E4AFE">
              <w:rPr>
                <w:b/>
                <w:bCs/>
              </w:rPr>
              <w:t>IN</w:t>
            </w:r>
            <w:r w:rsidR="00053983">
              <w:rPr>
                <w:b/>
                <w:bCs/>
              </w:rPr>
              <w:t>PUT</w:t>
            </w:r>
            <w:r w:rsidRPr="002E4AFE">
              <w:rPr>
                <w:b/>
                <w:bCs/>
              </w:rPr>
              <w:t>-60</w:t>
            </w:r>
          </w:p>
        </w:tc>
        <w:tc>
          <w:tcPr>
            <w:tcW w:w="8708" w:type="dxa"/>
            <w:tcBorders>
              <w:bottom w:val="single" w:sz="4" w:space="0" w:color="auto"/>
            </w:tcBorders>
          </w:tcPr>
          <w:p w14:paraId="6D493DF0" w14:textId="6EDF61DC" w:rsidR="006C7B9A" w:rsidRPr="002E4AFE" w:rsidRDefault="00053983" w:rsidP="1EAD8DAC">
            <w:pPr>
              <w:spacing w:line="259" w:lineRule="auto"/>
            </w:pPr>
            <w:r>
              <w:t>The unit will support</w:t>
            </w:r>
            <w:r w:rsidR="00D90C3F">
              <w:t xml:space="preserve"> a common interface to 3</w:t>
            </w:r>
            <w:r w:rsidR="00D90C3F" w:rsidRPr="00D90C3F">
              <w:rPr>
                <w:vertAlign w:val="superscript"/>
              </w:rPr>
              <w:t>rd</w:t>
            </w:r>
            <w:r w:rsidR="00D90C3F">
              <w:t xml:space="preserve"> party </w:t>
            </w:r>
            <w:r>
              <w:t>CO2 sensors</w:t>
            </w:r>
            <w:r w:rsidR="00D90C3F">
              <w:t xml:space="preserve"> as inputs for CO2 level detection.</w:t>
            </w:r>
          </w:p>
        </w:tc>
        <w:tc>
          <w:tcPr>
            <w:tcW w:w="800" w:type="dxa"/>
            <w:tcBorders>
              <w:bottom w:val="single" w:sz="4" w:space="0" w:color="auto"/>
            </w:tcBorders>
          </w:tcPr>
          <w:p w14:paraId="2DDA13BB" w14:textId="77777777" w:rsidR="006C7B9A" w:rsidRPr="00590C70" w:rsidRDefault="006C7B9A" w:rsidP="006C7B9A"/>
        </w:tc>
      </w:tr>
      <w:tr w:rsidR="00053983" w14:paraId="2362F812" w14:textId="77777777" w:rsidTr="19425435">
        <w:tc>
          <w:tcPr>
            <w:tcW w:w="1508" w:type="dxa"/>
            <w:tcBorders>
              <w:bottom w:val="single" w:sz="4" w:space="0" w:color="auto"/>
            </w:tcBorders>
          </w:tcPr>
          <w:p w14:paraId="08E85008" w14:textId="6416D2DA" w:rsidR="00053983" w:rsidRPr="002E4AFE" w:rsidRDefault="00053983" w:rsidP="1EAD8DAC">
            <w:pPr>
              <w:spacing w:line="259" w:lineRule="auto"/>
              <w:rPr>
                <w:b/>
                <w:bCs/>
              </w:rPr>
            </w:pPr>
            <w:r>
              <w:rPr>
                <w:b/>
                <w:bCs/>
              </w:rPr>
              <w:t>INPUT-70</w:t>
            </w:r>
          </w:p>
        </w:tc>
        <w:tc>
          <w:tcPr>
            <w:tcW w:w="8708" w:type="dxa"/>
            <w:tcBorders>
              <w:bottom w:val="single" w:sz="4" w:space="0" w:color="auto"/>
            </w:tcBorders>
          </w:tcPr>
          <w:p w14:paraId="5352F794" w14:textId="225AAB33" w:rsidR="00053983" w:rsidRPr="002E4AFE" w:rsidRDefault="00D90C3F" w:rsidP="1EAD8DAC">
            <w:pPr>
              <w:spacing w:line="259" w:lineRule="auto"/>
            </w:pPr>
            <w:r>
              <w:t>The u</w:t>
            </w:r>
            <w:r w:rsidR="00053983">
              <w:t xml:space="preserve">nit will support </w:t>
            </w:r>
            <w:r>
              <w:t xml:space="preserve">a </w:t>
            </w:r>
            <w:r w:rsidR="00831D1A">
              <w:t xml:space="preserve">common </w:t>
            </w:r>
            <w:r>
              <w:t xml:space="preserve">interface to </w:t>
            </w:r>
            <w:r w:rsidR="00831D1A">
              <w:t>3</w:t>
            </w:r>
            <w:r w:rsidR="00831D1A" w:rsidRPr="00831D1A">
              <w:rPr>
                <w:vertAlign w:val="superscript"/>
              </w:rPr>
              <w:t>rd</w:t>
            </w:r>
            <w:r w:rsidR="00831D1A">
              <w:t xml:space="preserve"> party </w:t>
            </w:r>
            <w:r w:rsidR="00053983">
              <w:t>Refrigerant Leak sensors</w:t>
            </w:r>
            <w:r w:rsidR="00831D1A">
              <w:t>/devices as inputs for leak detection.</w:t>
            </w:r>
          </w:p>
        </w:tc>
        <w:tc>
          <w:tcPr>
            <w:tcW w:w="800" w:type="dxa"/>
            <w:tcBorders>
              <w:bottom w:val="single" w:sz="4" w:space="0" w:color="auto"/>
            </w:tcBorders>
          </w:tcPr>
          <w:p w14:paraId="30F0DD35" w14:textId="77777777" w:rsidR="00053983" w:rsidRPr="00590C70" w:rsidRDefault="00053983" w:rsidP="00AC1457"/>
        </w:tc>
      </w:tr>
      <w:tr w:rsidR="00053983" w14:paraId="0152BA4B" w14:textId="77777777" w:rsidTr="19425435">
        <w:tc>
          <w:tcPr>
            <w:tcW w:w="1508" w:type="dxa"/>
            <w:tcBorders>
              <w:bottom w:val="single" w:sz="4" w:space="0" w:color="auto"/>
            </w:tcBorders>
          </w:tcPr>
          <w:p w14:paraId="26D39EC3" w14:textId="37DA5AA0" w:rsidR="00053983" w:rsidRPr="002E4AFE" w:rsidRDefault="00053983" w:rsidP="1EAD8DAC">
            <w:pPr>
              <w:spacing w:line="259" w:lineRule="auto"/>
              <w:rPr>
                <w:b/>
                <w:bCs/>
              </w:rPr>
            </w:pPr>
            <w:r>
              <w:rPr>
                <w:b/>
                <w:bCs/>
              </w:rPr>
              <w:t>INPUT-80</w:t>
            </w:r>
          </w:p>
        </w:tc>
        <w:tc>
          <w:tcPr>
            <w:tcW w:w="8708" w:type="dxa"/>
            <w:tcBorders>
              <w:bottom w:val="single" w:sz="4" w:space="0" w:color="auto"/>
            </w:tcBorders>
          </w:tcPr>
          <w:p w14:paraId="1F7E589D" w14:textId="4A8D27E0" w:rsidR="00053983" w:rsidRPr="002E4AFE" w:rsidRDefault="007453DC" w:rsidP="1EAD8DAC">
            <w:pPr>
              <w:spacing w:line="259" w:lineRule="auto"/>
            </w:pPr>
            <w:r>
              <w:t>The unit will support EEV valve positioning. Ref section 8.2</w:t>
            </w:r>
          </w:p>
        </w:tc>
        <w:tc>
          <w:tcPr>
            <w:tcW w:w="800" w:type="dxa"/>
            <w:tcBorders>
              <w:bottom w:val="single" w:sz="4" w:space="0" w:color="auto"/>
            </w:tcBorders>
          </w:tcPr>
          <w:p w14:paraId="4D1A343C" w14:textId="77777777" w:rsidR="00053983" w:rsidRPr="00590C70" w:rsidRDefault="00053983" w:rsidP="00AC1457"/>
        </w:tc>
      </w:tr>
      <w:tr w:rsidR="00053983" w14:paraId="16A6BB59" w14:textId="77777777" w:rsidTr="19425435">
        <w:tc>
          <w:tcPr>
            <w:tcW w:w="1508" w:type="dxa"/>
            <w:tcBorders>
              <w:bottom w:val="single" w:sz="4" w:space="0" w:color="auto"/>
            </w:tcBorders>
          </w:tcPr>
          <w:p w14:paraId="5DC17037" w14:textId="6D31A71D" w:rsidR="00053983" w:rsidRPr="002E4AFE" w:rsidRDefault="00053983" w:rsidP="1EAD8DAC">
            <w:pPr>
              <w:spacing w:line="259" w:lineRule="auto"/>
              <w:rPr>
                <w:b/>
                <w:bCs/>
              </w:rPr>
            </w:pPr>
            <w:r>
              <w:rPr>
                <w:b/>
                <w:bCs/>
              </w:rPr>
              <w:t>INPUT-90</w:t>
            </w:r>
          </w:p>
        </w:tc>
        <w:tc>
          <w:tcPr>
            <w:tcW w:w="8708" w:type="dxa"/>
            <w:tcBorders>
              <w:bottom w:val="single" w:sz="4" w:space="0" w:color="auto"/>
            </w:tcBorders>
          </w:tcPr>
          <w:p w14:paraId="611BB0B3" w14:textId="77777777" w:rsidR="00D15CB1" w:rsidRDefault="00196A21" w:rsidP="00D15CB1">
            <w:pPr>
              <w:spacing w:line="259" w:lineRule="auto"/>
            </w:pPr>
            <w:r>
              <w:t>The unit will support a common interface for a pressure transducer</w:t>
            </w:r>
            <w:r w:rsidR="00D15CB1">
              <w:t xml:space="preserve">. </w:t>
            </w:r>
          </w:p>
          <w:p w14:paraId="27DB94DF" w14:textId="08207B02" w:rsidR="00D15CB1" w:rsidRDefault="00D15CB1" w:rsidP="00D15CB1">
            <w:pPr>
              <w:spacing w:line="259" w:lineRule="auto"/>
            </w:pPr>
            <w:r>
              <w:t>Input 0 to 5 Vdc</w:t>
            </w:r>
          </w:p>
          <w:p w14:paraId="2DEAFCF0" w14:textId="77777777" w:rsidR="00D15CB1" w:rsidRDefault="00D15CB1" w:rsidP="00D15CB1">
            <w:pPr>
              <w:spacing w:line="259" w:lineRule="auto"/>
            </w:pPr>
            <w:r>
              <w:t>- Pressure Range: 0 to 150 psia</w:t>
            </w:r>
          </w:p>
          <w:p w14:paraId="2AF6596E" w14:textId="77777777" w:rsidR="00D15CB1" w:rsidRDefault="00D15CB1" w:rsidP="00D15CB1">
            <w:pPr>
              <w:spacing w:line="259" w:lineRule="auto"/>
            </w:pPr>
            <w:r>
              <w:t>- Proof Pressure: 450 psi</w:t>
            </w:r>
          </w:p>
          <w:p w14:paraId="47D1AD6C" w14:textId="77777777" w:rsidR="00D15CB1" w:rsidRDefault="00D15CB1" w:rsidP="00D15CB1">
            <w:pPr>
              <w:spacing w:line="259" w:lineRule="auto"/>
            </w:pPr>
            <w:r>
              <w:t>- Burst Pressure: 1500 psi</w:t>
            </w:r>
          </w:p>
          <w:p w14:paraId="60FAC4D2" w14:textId="51F6E79E" w:rsidR="00053983" w:rsidRPr="002E4AFE" w:rsidRDefault="00D15CB1" w:rsidP="00D15CB1">
            <w:pPr>
              <w:spacing w:line="259" w:lineRule="auto"/>
            </w:pPr>
            <w:r>
              <w:t>Operating Temperature: -40°F to 275°F (-40°C to 135°C)</w:t>
            </w:r>
          </w:p>
        </w:tc>
        <w:tc>
          <w:tcPr>
            <w:tcW w:w="800" w:type="dxa"/>
            <w:tcBorders>
              <w:bottom w:val="single" w:sz="4" w:space="0" w:color="auto"/>
            </w:tcBorders>
          </w:tcPr>
          <w:p w14:paraId="0F5DA59A" w14:textId="77777777" w:rsidR="00053983" w:rsidRPr="00590C70" w:rsidRDefault="00053983" w:rsidP="00AC1457"/>
        </w:tc>
      </w:tr>
      <w:tr w:rsidR="00053983" w14:paraId="18A52243" w14:textId="77777777" w:rsidTr="19425435">
        <w:tc>
          <w:tcPr>
            <w:tcW w:w="1508" w:type="dxa"/>
            <w:tcBorders>
              <w:bottom w:val="single" w:sz="4" w:space="0" w:color="auto"/>
            </w:tcBorders>
          </w:tcPr>
          <w:p w14:paraId="156DF3DE" w14:textId="1C2FCF35" w:rsidR="00053983" w:rsidRPr="002E4AFE" w:rsidRDefault="00053983" w:rsidP="1EAD8DAC">
            <w:pPr>
              <w:spacing w:line="259" w:lineRule="auto"/>
              <w:rPr>
                <w:b/>
                <w:bCs/>
              </w:rPr>
            </w:pPr>
            <w:r>
              <w:rPr>
                <w:b/>
                <w:bCs/>
              </w:rPr>
              <w:t>INPUT-100</w:t>
            </w:r>
          </w:p>
        </w:tc>
        <w:tc>
          <w:tcPr>
            <w:tcW w:w="8708" w:type="dxa"/>
            <w:tcBorders>
              <w:bottom w:val="single" w:sz="4" w:space="0" w:color="auto"/>
            </w:tcBorders>
          </w:tcPr>
          <w:p w14:paraId="36313768" w14:textId="11EAABBF" w:rsidR="00053983" w:rsidRPr="002E4AFE" w:rsidRDefault="00D90C3F" w:rsidP="1EAD8DAC">
            <w:pPr>
              <w:spacing w:line="259" w:lineRule="auto"/>
            </w:pPr>
            <w:r>
              <w:t>Inputs will have any necessary circuit protection as required.</w:t>
            </w:r>
          </w:p>
        </w:tc>
        <w:tc>
          <w:tcPr>
            <w:tcW w:w="800" w:type="dxa"/>
            <w:tcBorders>
              <w:bottom w:val="single" w:sz="4" w:space="0" w:color="auto"/>
            </w:tcBorders>
          </w:tcPr>
          <w:p w14:paraId="19276D9F" w14:textId="77777777" w:rsidR="00053983" w:rsidRPr="00590C70" w:rsidRDefault="00053983" w:rsidP="00AC1457"/>
        </w:tc>
      </w:tr>
      <w:tr w:rsidR="00053983" w14:paraId="4032E289" w14:textId="77777777" w:rsidTr="19425435">
        <w:tc>
          <w:tcPr>
            <w:tcW w:w="1508" w:type="dxa"/>
            <w:tcBorders>
              <w:bottom w:val="single" w:sz="4" w:space="0" w:color="auto"/>
            </w:tcBorders>
          </w:tcPr>
          <w:p w14:paraId="12203258" w14:textId="77777777" w:rsidR="00053983" w:rsidRPr="002E4AFE" w:rsidRDefault="00053983" w:rsidP="1EAD8DAC">
            <w:pPr>
              <w:spacing w:line="259" w:lineRule="auto"/>
              <w:rPr>
                <w:b/>
                <w:bCs/>
              </w:rPr>
            </w:pPr>
          </w:p>
        </w:tc>
        <w:tc>
          <w:tcPr>
            <w:tcW w:w="8708" w:type="dxa"/>
            <w:tcBorders>
              <w:bottom w:val="single" w:sz="4" w:space="0" w:color="auto"/>
            </w:tcBorders>
          </w:tcPr>
          <w:p w14:paraId="783810D0" w14:textId="77777777" w:rsidR="00053983" w:rsidRPr="002E4AFE" w:rsidRDefault="00053983" w:rsidP="1EAD8DAC">
            <w:pPr>
              <w:spacing w:line="259" w:lineRule="auto"/>
            </w:pPr>
          </w:p>
        </w:tc>
        <w:tc>
          <w:tcPr>
            <w:tcW w:w="800" w:type="dxa"/>
            <w:tcBorders>
              <w:bottom w:val="single" w:sz="4" w:space="0" w:color="auto"/>
            </w:tcBorders>
          </w:tcPr>
          <w:p w14:paraId="19E9FA45" w14:textId="77777777" w:rsidR="00053983" w:rsidRPr="00590C70" w:rsidRDefault="00053983" w:rsidP="00AC1457"/>
        </w:tc>
      </w:tr>
      <w:tr w:rsidR="00053983" w14:paraId="71BC7691" w14:textId="77777777" w:rsidTr="19425435">
        <w:tc>
          <w:tcPr>
            <w:tcW w:w="1508" w:type="dxa"/>
            <w:tcBorders>
              <w:bottom w:val="single" w:sz="4" w:space="0" w:color="auto"/>
            </w:tcBorders>
          </w:tcPr>
          <w:p w14:paraId="7B2987D2" w14:textId="77777777" w:rsidR="00053983" w:rsidRPr="002E4AFE" w:rsidRDefault="00053983" w:rsidP="1EAD8DAC">
            <w:pPr>
              <w:spacing w:line="259" w:lineRule="auto"/>
              <w:rPr>
                <w:b/>
                <w:bCs/>
              </w:rPr>
            </w:pPr>
          </w:p>
        </w:tc>
        <w:tc>
          <w:tcPr>
            <w:tcW w:w="8708" w:type="dxa"/>
            <w:tcBorders>
              <w:bottom w:val="single" w:sz="4" w:space="0" w:color="auto"/>
            </w:tcBorders>
          </w:tcPr>
          <w:p w14:paraId="034C6C45" w14:textId="77777777" w:rsidR="00053983" w:rsidRPr="002E4AFE" w:rsidRDefault="00053983" w:rsidP="1EAD8DAC">
            <w:pPr>
              <w:spacing w:line="259" w:lineRule="auto"/>
            </w:pPr>
          </w:p>
        </w:tc>
        <w:tc>
          <w:tcPr>
            <w:tcW w:w="800" w:type="dxa"/>
            <w:tcBorders>
              <w:bottom w:val="single" w:sz="4" w:space="0" w:color="auto"/>
            </w:tcBorders>
          </w:tcPr>
          <w:p w14:paraId="25E2329D" w14:textId="77777777" w:rsidR="00053983" w:rsidRPr="00590C70" w:rsidRDefault="00053983" w:rsidP="00AC1457"/>
        </w:tc>
      </w:tr>
      <w:tr w:rsidR="004F6C52" w14:paraId="0421E2A5" w14:textId="77777777" w:rsidTr="19425435">
        <w:tc>
          <w:tcPr>
            <w:tcW w:w="1508" w:type="dxa"/>
            <w:tcBorders>
              <w:bottom w:val="single" w:sz="4" w:space="0" w:color="auto"/>
            </w:tcBorders>
          </w:tcPr>
          <w:p w14:paraId="33DC93F4" w14:textId="13B39E12" w:rsidR="00AC1457" w:rsidRPr="002E4AFE" w:rsidRDefault="00AC1457" w:rsidP="1EAD8DAC">
            <w:pPr>
              <w:spacing w:line="259" w:lineRule="auto"/>
              <w:rPr>
                <w:b/>
                <w:bCs/>
              </w:rPr>
            </w:pPr>
          </w:p>
        </w:tc>
        <w:tc>
          <w:tcPr>
            <w:tcW w:w="8708" w:type="dxa"/>
            <w:tcBorders>
              <w:bottom w:val="single" w:sz="4" w:space="0" w:color="auto"/>
            </w:tcBorders>
          </w:tcPr>
          <w:p w14:paraId="3024BE73" w14:textId="79C05510" w:rsidR="00AC1457" w:rsidRPr="002E4AFE" w:rsidRDefault="00AC1457" w:rsidP="1EAD8DAC">
            <w:pPr>
              <w:spacing w:line="259" w:lineRule="auto"/>
            </w:pPr>
          </w:p>
        </w:tc>
        <w:tc>
          <w:tcPr>
            <w:tcW w:w="800" w:type="dxa"/>
            <w:tcBorders>
              <w:bottom w:val="single" w:sz="4" w:space="0" w:color="auto"/>
            </w:tcBorders>
          </w:tcPr>
          <w:p w14:paraId="0CAB0E35" w14:textId="77777777" w:rsidR="00AC1457" w:rsidRPr="00590C70" w:rsidRDefault="00AC1457" w:rsidP="00AC1457"/>
        </w:tc>
      </w:tr>
      <w:tr w:rsidR="004F6C52" w14:paraId="424BA0F7" w14:textId="77777777" w:rsidTr="19425435">
        <w:tc>
          <w:tcPr>
            <w:tcW w:w="1508" w:type="dxa"/>
            <w:shd w:val="clear" w:color="auto" w:fill="E0E0E0"/>
          </w:tcPr>
          <w:p w14:paraId="5FCD3FC7" w14:textId="77777777" w:rsidR="00AC1457" w:rsidRPr="002E4AFE" w:rsidRDefault="00AC1457" w:rsidP="00AC1457">
            <w:pPr>
              <w:rPr>
                <w:b/>
              </w:rPr>
            </w:pPr>
            <w:r w:rsidRPr="002E4AFE">
              <w:rPr>
                <w:b/>
              </w:rPr>
              <w:lastRenderedPageBreak/>
              <w:t>OUT-00</w:t>
            </w:r>
          </w:p>
        </w:tc>
        <w:tc>
          <w:tcPr>
            <w:tcW w:w="8708" w:type="dxa"/>
            <w:shd w:val="clear" w:color="auto" w:fill="E0E0E0"/>
          </w:tcPr>
          <w:p w14:paraId="60149B32" w14:textId="77777777" w:rsidR="00AC1457" w:rsidRPr="002E4AFE" w:rsidRDefault="00AC1457">
            <w:pPr>
              <w:pStyle w:val="Heading2"/>
              <w:rPr>
                <w:b/>
                <w:bCs/>
                <w:sz w:val="20"/>
                <w:szCs w:val="20"/>
              </w:rPr>
            </w:pPr>
            <w:bookmarkStart w:id="10" w:name="_Toc182228157"/>
            <w:r w:rsidRPr="002E4AFE">
              <w:rPr>
                <w:b/>
                <w:bCs/>
                <w:sz w:val="20"/>
                <w:szCs w:val="20"/>
              </w:rPr>
              <w:t>OUTPUTS</w:t>
            </w:r>
            <w:bookmarkEnd w:id="10"/>
          </w:p>
        </w:tc>
        <w:tc>
          <w:tcPr>
            <w:tcW w:w="800" w:type="dxa"/>
            <w:shd w:val="clear" w:color="auto" w:fill="E0E0E0"/>
          </w:tcPr>
          <w:p w14:paraId="1192A835" w14:textId="77777777" w:rsidR="00AC1457" w:rsidRPr="00590C70" w:rsidRDefault="00AC1457" w:rsidP="00AC1457"/>
        </w:tc>
      </w:tr>
      <w:tr w:rsidR="004F6C52" w14:paraId="1ED77B70" w14:textId="77777777" w:rsidTr="19425435">
        <w:tc>
          <w:tcPr>
            <w:tcW w:w="1508" w:type="dxa"/>
          </w:tcPr>
          <w:p w14:paraId="6A6B07E8" w14:textId="77777777" w:rsidR="00AC1457" w:rsidRPr="002E4AFE" w:rsidRDefault="00AC1457" w:rsidP="00AC1457">
            <w:pPr>
              <w:rPr>
                <w:b/>
              </w:rPr>
            </w:pPr>
            <w:r w:rsidRPr="002E4AFE">
              <w:rPr>
                <w:b/>
              </w:rPr>
              <w:t>OUT-10</w:t>
            </w:r>
          </w:p>
        </w:tc>
        <w:tc>
          <w:tcPr>
            <w:tcW w:w="8708" w:type="dxa"/>
          </w:tcPr>
          <w:p w14:paraId="271B49DE" w14:textId="707F0429" w:rsidR="00AC1457" w:rsidRPr="002E4AFE" w:rsidRDefault="00782136" w:rsidP="1EAD8DAC">
            <w:r>
              <w:t>There will be a Relay Output for Light Control</w:t>
            </w:r>
            <w:r w:rsidR="00D17E9D">
              <w:t xml:space="preserve"> – </w:t>
            </w:r>
            <w:r w:rsidR="00D90C3F">
              <w:t>upgrade</w:t>
            </w:r>
            <w:r w:rsidR="00DE28D1">
              <w:t>d</w:t>
            </w:r>
            <w:r w:rsidR="00D90C3F">
              <w:t xml:space="preserve"> from current 8Amps </w:t>
            </w:r>
            <w:r w:rsidR="00DE28D1">
              <w:t xml:space="preserve">on 75LCT </w:t>
            </w:r>
            <w:r w:rsidR="00D90C3F">
              <w:t xml:space="preserve">to </w:t>
            </w:r>
            <w:r w:rsidR="00D17E9D">
              <w:t>15Amps</w:t>
            </w:r>
            <w:r w:rsidR="00D90C3F">
              <w:t xml:space="preserve"> rating VOC requested</w:t>
            </w:r>
            <w:r w:rsidR="00D17E9D">
              <w:t xml:space="preserve">, zero crossing. </w:t>
            </w:r>
            <w:r>
              <w:t xml:space="preserve"> </w:t>
            </w:r>
          </w:p>
        </w:tc>
        <w:tc>
          <w:tcPr>
            <w:tcW w:w="800" w:type="dxa"/>
          </w:tcPr>
          <w:p w14:paraId="5CED836B" w14:textId="77777777" w:rsidR="00AC1457" w:rsidRPr="00590C70" w:rsidRDefault="00AC1457" w:rsidP="00AC1457"/>
        </w:tc>
      </w:tr>
      <w:tr w:rsidR="004F6C52" w14:paraId="3A6A3FC5" w14:textId="77777777" w:rsidTr="19425435">
        <w:tc>
          <w:tcPr>
            <w:tcW w:w="1508" w:type="dxa"/>
            <w:tcBorders>
              <w:bottom w:val="single" w:sz="4" w:space="0" w:color="auto"/>
            </w:tcBorders>
          </w:tcPr>
          <w:p w14:paraId="4BA729D0" w14:textId="77777777" w:rsidR="008A097B" w:rsidRPr="002E4AFE" w:rsidRDefault="008A097B" w:rsidP="008A097B">
            <w:pPr>
              <w:rPr>
                <w:b/>
              </w:rPr>
            </w:pPr>
            <w:r w:rsidRPr="002E4AFE">
              <w:rPr>
                <w:b/>
              </w:rPr>
              <w:t>OUT-20</w:t>
            </w:r>
          </w:p>
        </w:tc>
        <w:tc>
          <w:tcPr>
            <w:tcW w:w="8708" w:type="dxa"/>
            <w:tcBorders>
              <w:bottom w:val="single" w:sz="4" w:space="0" w:color="auto"/>
            </w:tcBorders>
          </w:tcPr>
          <w:p w14:paraId="66FBFE41" w14:textId="4CF7DFD0" w:rsidR="008A097B" w:rsidRPr="002E4AFE" w:rsidRDefault="00782136" w:rsidP="1EAD8DAC">
            <w:r>
              <w:t xml:space="preserve">There will be a </w:t>
            </w:r>
            <w:r w:rsidR="00D90C3F">
              <w:t xml:space="preserve">10Amp </w:t>
            </w:r>
            <w:r>
              <w:t xml:space="preserve">Relay Output for </w:t>
            </w:r>
            <w:r w:rsidR="00D90C3F">
              <w:t xml:space="preserve">remote </w:t>
            </w:r>
            <w:r>
              <w:t xml:space="preserve">Compressor </w:t>
            </w:r>
            <w:r w:rsidR="00D90C3F">
              <w:t xml:space="preserve">Relay/contactor Coil </w:t>
            </w:r>
            <w:r>
              <w:t>Control</w:t>
            </w:r>
          </w:p>
        </w:tc>
        <w:tc>
          <w:tcPr>
            <w:tcW w:w="800" w:type="dxa"/>
            <w:tcBorders>
              <w:bottom w:val="single" w:sz="4" w:space="0" w:color="auto"/>
            </w:tcBorders>
          </w:tcPr>
          <w:p w14:paraId="6C5600D1" w14:textId="77777777" w:rsidR="008A097B" w:rsidRPr="00590C70" w:rsidRDefault="008A097B" w:rsidP="008A097B"/>
        </w:tc>
      </w:tr>
      <w:tr w:rsidR="004F6C52" w14:paraId="337725A4" w14:textId="77777777" w:rsidTr="19425435">
        <w:tc>
          <w:tcPr>
            <w:tcW w:w="1508" w:type="dxa"/>
            <w:tcBorders>
              <w:bottom w:val="single" w:sz="4" w:space="0" w:color="auto"/>
            </w:tcBorders>
          </w:tcPr>
          <w:p w14:paraId="191D4D7F" w14:textId="77777777" w:rsidR="008A097B" w:rsidRPr="002E4AFE" w:rsidRDefault="008A097B" w:rsidP="008A097B">
            <w:pPr>
              <w:rPr>
                <w:b/>
              </w:rPr>
            </w:pPr>
            <w:r w:rsidRPr="002E4AFE">
              <w:rPr>
                <w:b/>
              </w:rPr>
              <w:t>OUT-30</w:t>
            </w:r>
          </w:p>
        </w:tc>
        <w:tc>
          <w:tcPr>
            <w:tcW w:w="8708" w:type="dxa"/>
            <w:tcBorders>
              <w:bottom w:val="single" w:sz="4" w:space="0" w:color="auto"/>
            </w:tcBorders>
          </w:tcPr>
          <w:p w14:paraId="1432CE51" w14:textId="07503DA9" w:rsidR="008A097B" w:rsidRPr="002E4AFE" w:rsidRDefault="00782136" w:rsidP="1EAD8DAC">
            <w:r>
              <w:t xml:space="preserve">There will be a </w:t>
            </w:r>
            <w:r w:rsidR="00DE28D1">
              <w:t>(</w:t>
            </w:r>
            <w:r w:rsidR="00196A21">
              <w:t>2</w:t>
            </w:r>
            <w:r w:rsidR="00DE28D1">
              <w:t xml:space="preserve">0Amp) </w:t>
            </w:r>
            <w:r>
              <w:t>Relay Output for the Evaporator Fan</w:t>
            </w:r>
            <w:r w:rsidR="00D15CB1">
              <w:t xml:space="preserve"> for fixed speed.</w:t>
            </w:r>
            <w:r w:rsidR="009D2125">
              <w:t xml:space="preserve"> This will be decided in system programming</w:t>
            </w:r>
          </w:p>
        </w:tc>
        <w:tc>
          <w:tcPr>
            <w:tcW w:w="800" w:type="dxa"/>
            <w:tcBorders>
              <w:bottom w:val="single" w:sz="4" w:space="0" w:color="auto"/>
            </w:tcBorders>
          </w:tcPr>
          <w:p w14:paraId="7C21B058" w14:textId="77777777" w:rsidR="008A097B" w:rsidRPr="00590C70" w:rsidRDefault="008A097B" w:rsidP="008A097B"/>
        </w:tc>
      </w:tr>
      <w:tr w:rsidR="004F6C52" w14:paraId="48E57551" w14:textId="77777777" w:rsidTr="19425435">
        <w:tc>
          <w:tcPr>
            <w:tcW w:w="1508" w:type="dxa"/>
            <w:tcBorders>
              <w:bottom w:val="single" w:sz="4" w:space="0" w:color="auto"/>
            </w:tcBorders>
          </w:tcPr>
          <w:p w14:paraId="7CEBE036" w14:textId="77777777" w:rsidR="008A097B" w:rsidRPr="002E4AFE" w:rsidRDefault="008A097B" w:rsidP="008A097B">
            <w:pPr>
              <w:rPr>
                <w:b/>
              </w:rPr>
            </w:pPr>
            <w:r w:rsidRPr="002E4AFE">
              <w:rPr>
                <w:b/>
              </w:rPr>
              <w:t>OUT-40</w:t>
            </w:r>
          </w:p>
        </w:tc>
        <w:tc>
          <w:tcPr>
            <w:tcW w:w="8708" w:type="dxa"/>
            <w:tcBorders>
              <w:bottom w:val="single" w:sz="4" w:space="0" w:color="auto"/>
            </w:tcBorders>
          </w:tcPr>
          <w:p w14:paraId="00057D71" w14:textId="1AC07883" w:rsidR="008A097B" w:rsidRPr="002E4AFE" w:rsidRDefault="00782136" w:rsidP="1EAD8DAC">
            <w:r>
              <w:t xml:space="preserve">There will be a </w:t>
            </w:r>
            <w:r w:rsidR="00DE28D1">
              <w:t>(</w:t>
            </w:r>
            <w:r w:rsidR="00196A21">
              <w:t>2</w:t>
            </w:r>
            <w:r w:rsidR="00DE28D1">
              <w:t xml:space="preserve">0Amp) </w:t>
            </w:r>
            <w:r>
              <w:t>Demand Defrost Output</w:t>
            </w:r>
            <w:r w:rsidR="00DE28D1">
              <w:t xml:space="preserve"> </w:t>
            </w:r>
          </w:p>
        </w:tc>
        <w:tc>
          <w:tcPr>
            <w:tcW w:w="800" w:type="dxa"/>
            <w:tcBorders>
              <w:bottom w:val="single" w:sz="4" w:space="0" w:color="auto"/>
            </w:tcBorders>
          </w:tcPr>
          <w:p w14:paraId="6DAA1B69" w14:textId="77777777" w:rsidR="008A097B" w:rsidRPr="00590C70" w:rsidRDefault="008A097B" w:rsidP="008A097B"/>
        </w:tc>
      </w:tr>
      <w:tr w:rsidR="004F6C52" w14:paraId="60F1AC12" w14:textId="77777777" w:rsidTr="19425435">
        <w:tc>
          <w:tcPr>
            <w:tcW w:w="1508" w:type="dxa"/>
            <w:tcBorders>
              <w:bottom w:val="single" w:sz="4" w:space="0" w:color="auto"/>
            </w:tcBorders>
          </w:tcPr>
          <w:p w14:paraId="09E303A1" w14:textId="77777777" w:rsidR="008A097B" w:rsidRPr="002E4AFE" w:rsidRDefault="008A097B" w:rsidP="008A097B">
            <w:pPr>
              <w:rPr>
                <w:b/>
              </w:rPr>
            </w:pPr>
            <w:r w:rsidRPr="002E4AFE">
              <w:rPr>
                <w:b/>
              </w:rPr>
              <w:t>OUT-50</w:t>
            </w:r>
          </w:p>
        </w:tc>
        <w:tc>
          <w:tcPr>
            <w:tcW w:w="8708" w:type="dxa"/>
            <w:tcBorders>
              <w:bottom w:val="single" w:sz="4" w:space="0" w:color="auto"/>
            </w:tcBorders>
          </w:tcPr>
          <w:p w14:paraId="650F002B" w14:textId="1E9F001B" w:rsidR="00782136" w:rsidRPr="002E4AFE" w:rsidRDefault="00782136" w:rsidP="00782136">
            <w:r>
              <w:t>There will be</w:t>
            </w:r>
            <w:r w:rsidR="00D15CB1">
              <w:t xml:space="preserve"> </w:t>
            </w:r>
            <w:r w:rsidR="00DE28D1">
              <w:t>(2)</w:t>
            </w:r>
            <w:r w:rsidR="00D15CB1">
              <w:t xml:space="preserve"> </w:t>
            </w:r>
            <w:r w:rsidR="00DE28D1">
              <w:t xml:space="preserve">10 Amp </w:t>
            </w:r>
            <w:r>
              <w:t>Relay</w:t>
            </w:r>
            <w:r w:rsidR="00DE28D1">
              <w:t>s</w:t>
            </w:r>
            <w:r>
              <w:t xml:space="preserve"> </w:t>
            </w:r>
            <w:r w:rsidR="00DE28D1">
              <w:t xml:space="preserve">used for </w:t>
            </w:r>
            <w:r>
              <w:t xml:space="preserve">Lead Lag System </w:t>
            </w:r>
            <w:r w:rsidR="00DE28D1">
              <w:t>operation</w:t>
            </w:r>
            <w:r w:rsidR="00D15CB1">
              <w:t xml:space="preserve"> (2</w:t>
            </w:r>
            <w:r w:rsidR="00D15CB1" w:rsidRPr="00D15CB1">
              <w:rPr>
                <w:vertAlign w:val="superscript"/>
              </w:rPr>
              <w:t>nd</w:t>
            </w:r>
            <w:r w:rsidR="00D15CB1">
              <w:t xml:space="preserve"> part </w:t>
            </w:r>
            <w:proofErr w:type="gramStart"/>
            <w:r w:rsidR="00D15CB1">
              <w:t xml:space="preserve">number) </w:t>
            </w:r>
            <w:r w:rsidR="00DE28D1">
              <w:t xml:space="preserve"> </w:t>
            </w:r>
            <w:r>
              <w:t>that</w:t>
            </w:r>
            <w:proofErr w:type="gramEnd"/>
            <w:r>
              <w:t xml:space="preserve"> allows both refrigeration systems to energize electrically at the same time for “Rapid Cool” logic, when enabled.</w:t>
            </w:r>
            <w:r w:rsidR="00DE28D1">
              <w:t xml:space="preserve"> These need to be independently controlled and wired for individual control. </w:t>
            </w:r>
          </w:p>
        </w:tc>
        <w:tc>
          <w:tcPr>
            <w:tcW w:w="800" w:type="dxa"/>
            <w:tcBorders>
              <w:bottom w:val="single" w:sz="4" w:space="0" w:color="auto"/>
            </w:tcBorders>
          </w:tcPr>
          <w:p w14:paraId="0B8652CE" w14:textId="77777777" w:rsidR="008A097B" w:rsidRPr="00590C70" w:rsidRDefault="008A097B" w:rsidP="008A097B"/>
        </w:tc>
      </w:tr>
      <w:tr w:rsidR="004F6C52" w14:paraId="4AC34773" w14:textId="77777777" w:rsidTr="19425435">
        <w:tc>
          <w:tcPr>
            <w:tcW w:w="1508" w:type="dxa"/>
            <w:tcBorders>
              <w:bottom w:val="single" w:sz="4" w:space="0" w:color="auto"/>
            </w:tcBorders>
          </w:tcPr>
          <w:p w14:paraId="59FA73CE" w14:textId="77777777" w:rsidR="008A097B" w:rsidRPr="002E4AFE" w:rsidRDefault="008A097B" w:rsidP="008A097B">
            <w:pPr>
              <w:rPr>
                <w:b/>
              </w:rPr>
            </w:pPr>
            <w:r w:rsidRPr="002E4AFE">
              <w:rPr>
                <w:b/>
              </w:rPr>
              <w:t>OUT-60</w:t>
            </w:r>
          </w:p>
        </w:tc>
        <w:tc>
          <w:tcPr>
            <w:tcW w:w="8708" w:type="dxa"/>
            <w:tcBorders>
              <w:bottom w:val="single" w:sz="4" w:space="0" w:color="auto"/>
            </w:tcBorders>
          </w:tcPr>
          <w:p w14:paraId="2104AE53" w14:textId="5F00C5FA" w:rsidR="00D17E9D" w:rsidRPr="002E4AFE" w:rsidRDefault="006C3709" w:rsidP="1EAD8DAC">
            <w:r>
              <w:t xml:space="preserve">There will be an analog output </w:t>
            </w:r>
            <w:r w:rsidR="00D90C3F">
              <w:t xml:space="preserve">HEATER 1 </w:t>
            </w:r>
            <w:r>
              <w:t>to control a remote SSR to vary current to a door heater (heat tape)</w:t>
            </w:r>
            <w:r w:rsidR="00FD4C35">
              <w:t xml:space="preserve">. </w:t>
            </w:r>
            <w:r>
              <w:t>The reason is doors can come in various sizes so the length of heat tape can vary based on the unit.</w:t>
            </w:r>
          </w:p>
          <w:p w14:paraId="783998C6" w14:textId="18B38FB4" w:rsidR="008A097B" w:rsidRPr="00D17E9D" w:rsidRDefault="00D17E9D" w:rsidP="1EAD8DAC">
            <w:r w:rsidRPr="00D17E9D">
              <w:t xml:space="preserve">Actual Load can be 9-12 watts per foot, typically 288 watts for </w:t>
            </w:r>
            <w:r>
              <w:t>remote SSR, Modularm control can control via the analog output.</w:t>
            </w:r>
          </w:p>
        </w:tc>
        <w:tc>
          <w:tcPr>
            <w:tcW w:w="800" w:type="dxa"/>
            <w:tcBorders>
              <w:bottom w:val="single" w:sz="4" w:space="0" w:color="auto"/>
            </w:tcBorders>
          </w:tcPr>
          <w:p w14:paraId="54A6D632" w14:textId="77777777" w:rsidR="008A097B" w:rsidRPr="00590C70" w:rsidRDefault="008A097B" w:rsidP="008A097B"/>
        </w:tc>
      </w:tr>
      <w:tr w:rsidR="00365059" w14:paraId="4A5823E7" w14:textId="77777777" w:rsidTr="19425435">
        <w:tc>
          <w:tcPr>
            <w:tcW w:w="1508" w:type="dxa"/>
            <w:tcBorders>
              <w:bottom w:val="single" w:sz="4" w:space="0" w:color="auto"/>
            </w:tcBorders>
          </w:tcPr>
          <w:p w14:paraId="4382B5C7" w14:textId="77777777" w:rsidR="008A097B" w:rsidRPr="002E4AFE" w:rsidRDefault="008A097B" w:rsidP="008A097B">
            <w:pPr>
              <w:rPr>
                <w:b/>
              </w:rPr>
            </w:pPr>
            <w:r w:rsidRPr="002E4AFE">
              <w:rPr>
                <w:b/>
              </w:rPr>
              <w:t>OUT-70</w:t>
            </w:r>
          </w:p>
        </w:tc>
        <w:tc>
          <w:tcPr>
            <w:tcW w:w="8708" w:type="dxa"/>
            <w:tcBorders>
              <w:bottom w:val="single" w:sz="4" w:space="0" w:color="auto"/>
            </w:tcBorders>
          </w:tcPr>
          <w:p w14:paraId="08846472" w14:textId="4CA8FE2C" w:rsidR="008A097B" w:rsidRPr="002E4AFE" w:rsidRDefault="006C3709" w:rsidP="1EAD8DAC">
            <w:r>
              <w:t>There will be a set of dry relay contacts (Alarm) that will energize the relay if the control is an in error or alarm condition. This can be then wired to a Central Station alarm panel should the end</w:t>
            </w:r>
            <w:r w:rsidR="008C4BC0">
              <w:t>-</w:t>
            </w:r>
            <w:r>
              <w:t>user desire.</w:t>
            </w:r>
          </w:p>
        </w:tc>
        <w:tc>
          <w:tcPr>
            <w:tcW w:w="800" w:type="dxa"/>
            <w:tcBorders>
              <w:bottom w:val="single" w:sz="4" w:space="0" w:color="auto"/>
            </w:tcBorders>
          </w:tcPr>
          <w:p w14:paraId="5A0E1206" w14:textId="77777777" w:rsidR="008A097B" w:rsidRPr="00590C70" w:rsidRDefault="008A097B" w:rsidP="008A097B"/>
        </w:tc>
      </w:tr>
      <w:tr w:rsidR="00365059" w14:paraId="5D3C9030" w14:textId="77777777" w:rsidTr="19425435">
        <w:tc>
          <w:tcPr>
            <w:tcW w:w="1508" w:type="dxa"/>
            <w:tcBorders>
              <w:bottom w:val="single" w:sz="4" w:space="0" w:color="auto"/>
            </w:tcBorders>
          </w:tcPr>
          <w:p w14:paraId="027795BF" w14:textId="77777777" w:rsidR="008A097B" w:rsidRPr="002E4AFE" w:rsidRDefault="008A097B" w:rsidP="008A097B">
            <w:pPr>
              <w:rPr>
                <w:b/>
              </w:rPr>
            </w:pPr>
            <w:r w:rsidRPr="002E4AFE">
              <w:rPr>
                <w:b/>
              </w:rPr>
              <w:t>OUT-80</w:t>
            </w:r>
          </w:p>
        </w:tc>
        <w:tc>
          <w:tcPr>
            <w:tcW w:w="8708" w:type="dxa"/>
            <w:tcBorders>
              <w:bottom w:val="single" w:sz="4" w:space="0" w:color="auto"/>
            </w:tcBorders>
          </w:tcPr>
          <w:p w14:paraId="40B87EA7" w14:textId="406C1EA4" w:rsidR="008A097B" w:rsidRPr="002E4AFE" w:rsidRDefault="00FD4C35" w:rsidP="1EAD8DAC">
            <w:r>
              <w:t>There will be a</w:t>
            </w:r>
            <w:r w:rsidR="00DE28D1">
              <w:t xml:space="preserve"> (10Amp) </w:t>
            </w:r>
            <w:r>
              <w:t xml:space="preserve">Heater 2 Output that is switched via a relay to control a viewing window or “port style” window and will either be temp based or duty cycle. </w:t>
            </w:r>
          </w:p>
        </w:tc>
        <w:tc>
          <w:tcPr>
            <w:tcW w:w="800" w:type="dxa"/>
            <w:tcBorders>
              <w:bottom w:val="single" w:sz="4" w:space="0" w:color="auto"/>
            </w:tcBorders>
          </w:tcPr>
          <w:p w14:paraId="00DFA457" w14:textId="77777777" w:rsidR="008A097B" w:rsidRPr="00590C70" w:rsidRDefault="008A097B" w:rsidP="008A097B"/>
        </w:tc>
      </w:tr>
      <w:tr w:rsidR="00365059" w14:paraId="2FB9BE42" w14:textId="77777777" w:rsidTr="19425435">
        <w:tc>
          <w:tcPr>
            <w:tcW w:w="1508" w:type="dxa"/>
            <w:tcBorders>
              <w:bottom w:val="single" w:sz="4" w:space="0" w:color="auto"/>
            </w:tcBorders>
          </w:tcPr>
          <w:p w14:paraId="6DD2BC69" w14:textId="77777777" w:rsidR="008A097B" w:rsidRPr="002E4AFE" w:rsidRDefault="008A097B" w:rsidP="008A097B">
            <w:pPr>
              <w:rPr>
                <w:b/>
              </w:rPr>
            </w:pPr>
            <w:r w:rsidRPr="002E4AFE">
              <w:rPr>
                <w:b/>
              </w:rPr>
              <w:t>OUT-90</w:t>
            </w:r>
          </w:p>
        </w:tc>
        <w:tc>
          <w:tcPr>
            <w:tcW w:w="8708" w:type="dxa"/>
            <w:tcBorders>
              <w:bottom w:val="single" w:sz="4" w:space="0" w:color="auto"/>
            </w:tcBorders>
          </w:tcPr>
          <w:p w14:paraId="4892FE32" w14:textId="4E0FF9B8" w:rsidR="008A097B" w:rsidRPr="002E4AFE" w:rsidRDefault="003232BA" w:rsidP="1EAD8DAC">
            <w:r>
              <w:t>There will be a (10Amp) Relay output to control the power vent output</w:t>
            </w:r>
          </w:p>
        </w:tc>
        <w:tc>
          <w:tcPr>
            <w:tcW w:w="800" w:type="dxa"/>
            <w:tcBorders>
              <w:bottom w:val="single" w:sz="4" w:space="0" w:color="auto"/>
            </w:tcBorders>
          </w:tcPr>
          <w:p w14:paraId="4A2E9191" w14:textId="77777777" w:rsidR="008A097B" w:rsidRPr="00590C70" w:rsidRDefault="008A097B" w:rsidP="008A097B"/>
        </w:tc>
      </w:tr>
      <w:tr w:rsidR="004F6C52" w14:paraId="22DC2BF4" w14:textId="77777777" w:rsidTr="19425435">
        <w:tc>
          <w:tcPr>
            <w:tcW w:w="1508" w:type="dxa"/>
            <w:tcBorders>
              <w:bottom w:val="single" w:sz="4" w:space="0" w:color="auto"/>
            </w:tcBorders>
          </w:tcPr>
          <w:p w14:paraId="652BAECF" w14:textId="0F5DAEBB" w:rsidR="008A097B" w:rsidRPr="002E4AFE" w:rsidRDefault="003232BA" w:rsidP="008A097B">
            <w:pPr>
              <w:rPr>
                <w:b/>
              </w:rPr>
            </w:pPr>
            <w:r>
              <w:rPr>
                <w:b/>
              </w:rPr>
              <w:t>OUT-100</w:t>
            </w:r>
          </w:p>
        </w:tc>
        <w:tc>
          <w:tcPr>
            <w:tcW w:w="8708" w:type="dxa"/>
            <w:tcBorders>
              <w:bottom w:val="single" w:sz="4" w:space="0" w:color="auto"/>
            </w:tcBorders>
          </w:tcPr>
          <w:p w14:paraId="57DE1809" w14:textId="44C2A45B" w:rsidR="008A097B" w:rsidRPr="002E4AFE" w:rsidRDefault="003232BA" w:rsidP="1EAD8DAC">
            <w:r>
              <w:t>There will be a (10Amp) Relay output to control the humidifier output</w:t>
            </w:r>
          </w:p>
        </w:tc>
        <w:tc>
          <w:tcPr>
            <w:tcW w:w="800" w:type="dxa"/>
            <w:tcBorders>
              <w:bottom w:val="single" w:sz="4" w:space="0" w:color="auto"/>
            </w:tcBorders>
          </w:tcPr>
          <w:p w14:paraId="7E4CED21" w14:textId="77777777" w:rsidR="008A097B" w:rsidRPr="00590C70" w:rsidRDefault="008A097B" w:rsidP="008A097B"/>
        </w:tc>
      </w:tr>
      <w:tr w:rsidR="007453DC" w14:paraId="24121BCA" w14:textId="77777777" w:rsidTr="19425435">
        <w:tc>
          <w:tcPr>
            <w:tcW w:w="1508" w:type="dxa"/>
            <w:tcBorders>
              <w:bottom w:val="single" w:sz="4" w:space="0" w:color="auto"/>
            </w:tcBorders>
          </w:tcPr>
          <w:p w14:paraId="469C2E01" w14:textId="64D684F3" w:rsidR="007453DC" w:rsidRDefault="007453DC" w:rsidP="002F6382">
            <w:pPr>
              <w:rPr>
                <w:b/>
              </w:rPr>
            </w:pPr>
            <w:r>
              <w:rPr>
                <w:b/>
              </w:rPr>
              <w:t>OUT-105</w:t>
            </w:r>
          </w:p>
        </w:tc>
        <w:tc>
          <w:tcPr>
            <w:tcW w:w="8708" w:type="dxa"/>
            <w:tcBorders>
              <w:bottom w:val="single" w:sz="4" w:space="0" w:color="auto"/>
            </w:tcBorders>
          </w:tcPr>
          <w:p w14:paraId="709DB381" w14:textId="0A29EDFB" w:rsidR="007453DC" w:rsidRDefault="007453DC" w:rsidP="002F6382">
            <w:r>
              <w:t>The unit will support EEV output positioning. Ref section 8.2</w:t>
            </w:r>
          </w:p>
        </w:tc>
        <w:tc>
          <w:tcPr>
            <w:tcW w:w="800" w:type="dxa"/>
            <w:tcBorders>
              <w:bottom w:val="single" w:sz="4" w:space="0" w:color="auto"/>
            </w:tcBorders>
          </w:tcPr>
          <w:p w14:paraId="6CFC3F37" w14:textId="77777777" w:rsidR="007453DC" w:rsidRPr="00590C70" w:rsidRDefault="007453DC" w:rsidP="002F6382"/>
        </w:tc>
      </w:tr>
      <w:tr w:rsidR="002F6382" w14:paraId="18B335C5" w14:textId="77777777" w:rsidTr="19425435">
        <w:tc>
          <w:tcPr>
            <w:tcW w:w="1508" w:type="dxa"/>
            <w:tcBorders>
              <w:bottom w:val="single" w:sz="4" w:space="0" w:color="auto"/>
            </w:tcBorders>
          </w:tcPr>
          <w:p w14:paraId="611DFCFB" w14:textId="73F72DE9" w:rsidR="002F6382" w:rsidRPr="002E4AFE" w:rsidRDefault="003232BA" w:rsidP="002F6382">
            <w:pPr>
              <w:rPr>
                <w:b/>
              </w:rPr>
            </w:pPr>
            <w:r>
              <w:rPr>
                <w:b/>
              </w:rPr>
              <w:t>OUT-110</w:t>
            </w:r>
          </w:p>
        </w:tc>
        <w:tc>
          <w:tcPr>
            <w:tcW w:w="8708" w:type="dxa"/>
            <w:tcBorders>
              <w:bottom w:val="single" w:sz="4" w:space="0" w:color="auto"/>
            </w:tcBorders>
          </w:tcPr>
          <w:p w14:paraId="567F087E" w14:textId="7319ED50" w:rsidR="002F6382" w:rsidRPr="002E4AFE" w:rsidRDefault="003232BA" w:rsidP="002F6382">
            <w:r>
              <w:t>Relay outputs should have a provision for snubbing loads as/when required.</w:t>
            </w:r>
          </w:p>
        </w:tc>
        <w:tc>
          <w:tcPr>
            <w:tcW w:w="800" w:type="dxa"/>
            <w:tcBorders>
              <w:bottom w:val="single" w:sz="4" w:space="0" w:color="auto"/>
            </w:tcBorders>
          </w:tcPr>
          <w:p w14:paraId="6275A569" w14:textId="77777777" w:rsidR="002F6382" w:rsidRPr="00590C70" w:rsidRDefault="002F6382" w:rsidP="002F6382"/>
        </w:tc>
      </w:tr>
      <w:tr w:rsidR="00196A21" w14:paraId="0D080166" w14:textId="77777777" w:rsidTr="19425435">
        <w:tc>
          <w:tcPr>
            <w:tcW w:w="1508" w:type="dxa"/>
            <w:tcBorders>
              <w:bottom w:val="single" w:sz="4" w:space="0" w:color="auto"/>
            </w:tcBorders>
          </w:tcPr>
          <w:p w14:paraId="74B0B9F2" w14:textId="29C13B01" w:rsidR="00196A21" w:rsidRPr="002E4AFE" w:rsidRDefault="00196A21" w:rsidP="001558DE">
            <w:pPr>
              <w:spacing w:line="259" w:lineRule="auto"/>
              <w:rPr>
                <w:b/>
                <w:bCs/>
              </w:rPr>
            </w:pPr>
            <w:r>
              <w:rPr>
                <w:b/>
                <w:bCs/>
              </w:rPr>
              <w:t>OUT-120</w:t>
            </w:r>
          </w:p>
        </w:tc>
        <w:tc>
          <w:tcPr>
            <w:tcW w:w="8708" w:type="dxa"/>
            <w:tcBorders>
              <w:bottom w:val="single" w:sz="4" w:space="0" w:color="auto"/>
            </w:tcBorders>
          </w:tcPr>
          <w:p w14:paraId="3ADA7D2A" w14:textId="24DA51BA" w:rsidR="00196A21" w:rsidRPr="002E4AFE" w:rsidRDefault="00196A21" w:rsidP="00196A21">
            <w:r>
              <w:t xml:space="preserve">Unit will support </w:t>
            </w:r>
            <w:r w:rsidR="009D2125">
              <w:t>options for a v</w:t>
            </w:r>
            <w:r>
              <w:t xml:space="preserve">ariable speed fan using a 0-10V output - according to </w:t>
            </w:r>
            <w:r w:rsidR="009D2125">
              <w:t xml:space="preserve">California </w:t>
            </w:r>
            <w:r>
              <w:t xml:space="preserve">Title 24 regulation as a reference. </w:t>
            </w:r>
            <w:r w:rsidR="009D2125">
              <w:t>This will be decided in System Programming.</w:t>
            </w:r>
          </w:p>
        </w:tc>
        <w:tc>
          <w:tcPr>
            <w:tcW w:w="800" w:type="dxa"/>
            <w:tcBorders>
              <w:bottom w:val="single" w:sz="4" w:space="0" w:color="auto"/>
            </w:tcBorders>
          </w:tcPr>
          <w:p w14:paraId="6B007EA9" w14:textId="77777777" w:rsidR="00196A21" w:rsidRPr="00590C70" w:rsidRDefault="00196A21" w:rsidP="001558DE"/>
        </w:tc>
      </w:tr>
      <w:tr w:rsidR="001558DE" w14:paraId="3F81EB00" w14:textId="77777777" w:rsidTr="19425435">
        <w:tc>
          <w:tcPr>
            <w:tcW w:w="1508" w:type="dxa"/>
            <w:tcBorders>
              <w:bottom w:val="single" w:sz="4" w:space="0" w:color="auto"/>
            </w:tcBorders>
          </w:tcPr>
          <w:p w14:paraId="1317443C" w14:textId="0AE54A17" w:rsidR="001558DE" w:rsidRPr="002E4AFE" w:rsidRDefault="001558DE" w:rsidP="001558DE">
            <w:pPr>
              <w:spacing w:line="259" w:lineRule="auto"/>
              <w:rPr>
                <w:b/>
                <w:bCs/>
              </w:rPr>
            </w:pPr>
          </w:p>
        </w:tc>
        <w:tc>
          <w:tcPr>
            <w:tcW w:w="8708" w:type="dxa"/>
            <w:tcBorders>
              <w:bottom w:val="single" w:sz="4" w:space="0" w:color="auto"/>
            </w:tcBorders>
          </w:tcPr>
          <w:p w14:paraId="7EA1759A" w14:textId="65B72380" w:rsidR="001558DE" w:rsidRPr="002E4AFE" w:rsidRDefault="00B7749D" w:rsidP="001558DE">
            <w:r w:rsidRPr="002E4AFE">
              <w:t xml:space="preserve"> </w:t>
            </w:r>
          </w:p>
        </w:tc>
        <w:tc>
          <w:tcPr>
            <w:tcW w:w="800" w:type="dxa"/>
            <w:tcBorders>
              <w:bottom w:val="single" w:sz="4" w:space="0" w:color="auto"/>
            </w:tcBorders>
          </w:tcPr>
          <w:p w14:paraId="1329A3E9" w14:textId="77777777" w:rsidR="001558DE" w:rsidRPr="00590C70" w:rsidRDefault="001558DE" w:rsidP="001558DE"/>
        </w:tc>
      </w:tr>
      <w:tr w:rsidR="001558DE" w14:paraId="5ABC4529" w14:textId="77777777" w:rsidTr="19425435">
        <w:tc>
          <w:tcPr>
            <w:tcW w:w="1508" w:type="dxa"/>
            <w:shd w:val="clear" w:color="auto" w:fill="E0E0E0"/>
          </w:tcPr>
          <w:p w14:paraId="0D96D125" w14:textId="77777777" w:rsidR="001558DE" w:rsidRPr="002E4AFE" w:rsidRDefault="001558DE" w:rsidP="001558DE">
            <w:pPr>
              <w:rPr>
                <w:b/>
              </w:rPr>
            </w:pPr>
            <w:r w:rsidRPr="002E4AFE">
              <w:rPr>
                <w:b/>
              </w:rPr>
              <w:t>DISPLAY-00</w:t>
            </w:r>
          </w:p>
        </w:tc>
        <w:tc>
          <w:tcPr>
            <w:tcW w:w="8708" w:type="dxa"/>
            <w:shd w:val="clear" w:color="auto" w:fill="E0E0E0"/>
          </w:tcPr>
          <w:p w14:paraId="6DE223E6" w14:textId="77777777" w:rsidR="001558DE" w:rsidRPr="002E4AFE" w:rsidRDefault="001558DE" w:rsidP="001558DE">
            <w:pPr>
              <w:pStyle w:val="Heading2"/>
              <w:rPr>
                <w:b/>
                <w:bCs/>
                <w:sz w:val="20"/>
                <w:szCs w:val="20"/>
              </w:rPr>
            </w:pPr>
            <w:bookmarkStart w:id="11" w:name="_Toc182228158"/>
            <w:r w:rsidRPr="002E4AFE">
              <w:rPr>
                <w:b/>
                <w:bCs/>
                <w:sz w:val="20"/>
                <w:szCs w:val="20"/>
              </w:rPr>
              <w:t>USER INTERFACE DISPLAYS</w:t>
            </w:r>
            <w:bookmarkEnd w:id="11"/>
          </w:p>
        </w:tc>
        <w:tc>
          <w:tcPr>
            <w:tcW w:w="800" w:type="dxa"/>
            <w:shd w:val="clear" w:color="auto" w:fill="E0E0E0"/>
          </w:tcPr>
          <w:p w14:paraId="178815E2" w14:textId="77777777" w:rsidR="001558DE" w:rsidRPr="00590C70" w:rsidRDefault="001558DE" w:rsidP="001558DE"/>
        </w:tc>
      </w:tr>
      <w:tr w:rsidR="001558DE" w14:paraId="54A3C909" w14:textId="77777777" w:rsidTr="19425435">
        <w:tc>
          <w:tcPr>
            <w:tcW w:w="1508" w:type="dxa"/>
            <w:tcBorders>
              <w:bottom w:val="single" w:sz="4" w:space="0" w:color="auto"/>
            </w:tcBorders>
          </w:tcPr>
          <w:p w14:paraId="03B6095E" w14:textId="77777777" w:rsidR="001558DE" w:rsidRPr="002E4AFE" w:rsidRDefault="001558DE" w:rsidP="001558DE">
            <w:pPr>
              <w:rPr>
                <w:b/>
              </w:rPr>
            </w:pPr>
            <w:r w:rsidRPr="002E4AFE">
              <w:rPr>
                <w:b/>
              </w:rPr>
              <w:t>DISPLAY-10</w:t>
            </w:r>
          </w:p>
        </w:tc>
        <w:tc>
          <w:tcPr>
            <w:tcW w:w="8708" w:type="dxa"/>
            <w:tcBorders>
              <w:bottom w:val="single" w:sz="4" w:space="0" w:color="auto"/>
            </w:tcBorders>
          </w:tcPr>
          <w:p w14:paraId="79921BF5" w14:textId="13BB89DD" w:rsidR="001558DE" w:rsidRPr="002E4AFE" w:rsidRDefault="00872D29" w:rsidP="001558DE">
            <w:r>
              <w:t xml:space="preserve">This will utilize a 5in PCAP </w:t>
            </w:r>
            <w:r w:rsidR="0085732D">
              <w:t xml:space="preserve">Color </w:t>
            </w:r>
            <w:r>
              <w:t>Display in a portrait orientation.</w:t>
            </w:r>
          </w:p>
        </w:tc>
        <w:tc>
          <w:tcPr>
            <w:tcW w:w="800" w:type="dxa"/>
            <w:tcBorders>
              <w:bottom w:val="single" w:sz="4" w:space="0" w:color="auto"/>
            </w:tcBorders>
          </w:tcPr>
          <w:p w14:paraId="75478AC6" w14:textId="77777777" w:rsidR="001558DE" w:rsidRPr="00590C70" w:rsidRDefault="001558DE" w:rsidP="001558DE"/>
        </w:tc>
      </w:tr>
      <w:tr w:rsidR="001558DE" w14:paraId="67D26191" w14:textId="77777777" w:rsidTr="19425435">
        <w:tc>
          <w:tcPr>
            <w:tcW w:w="1508" w:type="dxa"/>
            <w:tcBorders>
              <w:bottom w:val="single" w:sz="4" w:space="0" w:color="auto"/>
            </w:tcBorders>
          </w:tcPr>
          <w:p w14:paraId="2A6448E5" w14:textId="77777777" w:rsidR="001558DE" w:rsidRPr="002E4AFE" w:rsidRDefault="001558DE" w:rsidP="001558DE">
            <w:pPr>
              <w:rPr>
                <w:b/>
              </w:rPr>
            </w:pPr>
            <w:r w:rsidRPr="002E4AFE">
              <w:rPr>
                <w:b/>
              </w:rPr>
              <w:t>DISPLAY-20</w:t>
            </w:r>
          </w:p>
        </w:tc>
        <w:tc>
          <w:tcPr>
            <w:tcW w:w="8708" w:type="dxa"/>
            <w:tcBorders>
              <w:bottom w:val="single" w:sz="4" w:space="0" w:color="auto"/>
            </w:tcBorders>
          </w:tcPr>
          <w:p w14:paraId="644D3EDF" w14:textId="54E72E4A" w:rsidR="001558DE" w:rsidRPr="002E4AFE" w:rsidRDefault="00011786" w:rsidP="001558DE">
            <w:r>
              <w:t xml:space="preserve">The UI flow and screens will follow the same look as </w:t>
            </w:r>
            <w:r w:rsidR="007737FA">
              <w:t>the current</w:t>
            </w:r>
            <w:r>
              <w:t xml:space="preserve"> 75LCT but with the larger display.</w:t>
            </w:r>
          </w:p>
        </w:tc>
        <w:tc>
          <w:tcPr>
            <w:tcW w:w="800" w:type="dxa"/>
            <w:tcBorders>
              <w:bottom w:val="single" w:sz="4" w:space="0" w:color="auto"/>
            </w:tcBorders>
          </w:tcPr>
          <w:p w14:paraId="0271EE5F" w14:textId="77777777" w:rsidR="001558DE" w:rsidRPr="00590C70" w:rsidRDefault="001558DE" w:rsidP="001558DE"/>
        </w:tc>
      </w:tr>
      <w:tr w:rsidR="001558DE" w14:paraId="37A1B6EA" w14:textId="77777777" w:rsidTr="19425435">
        <w:tc>
          <w:tcPr>
            <w:tcW w:w="1508" w:type="dxa"/>
            <w:tcBorders>
              <w:bottom w:val="single" w:sz="4" w:space="0" w:color="auto"/>
            </w:tcBorders>
          </w:tcPr>
          <w:p w14:paraId="0CF5D438" w14:textId="77777777" w:rsidR="001558DE" w:rsidRPr="002E4AFE" w:rsidRDefault="001558DE" w:rsidP="001558DE">
            <w:pPr>
              <w:rPr>
                <w:b/>
              </w:rPr>
            </w:pPr>
            <w:r w:rsidRPr="002E4AFE">
              <w:rPr>
                <w:b/>
              </w:rPr>
              <w:t>DISPLAY-30</w:t>
            </w:r>
          </w:p>
        </w:tc>
        <w:tc>
          <w:tcPr>
            <w:tcW w:w="8708" w:type="dxa"/>
            <w:tcBorders>
              <w:bottom w:val="single" w:sz="4" w:space="0" w:color="auto"/>
            </w:tcBorders>
          </w:tcPr>
          <w:p w14:paraId="4DDB18F9" w14:textId="45A68EC6" w:rsidR="001558DE" w:rsidRPr="002E4AFE" w:rsidRDefault="00011786" w:rsidP="001558DE">
            <w:r>
              <w:t>The SYSTEM A &amp; SYSTEM B Led indicators for lead lag will be incorporated into the 5in display with icons.</w:t>
            </w:r>
          </w:p>
        </w:tc>
        <w:tc>
          <w:tcPr>
            <w:tcW w:w="800" w:type="dxa"/>
            <w:tcBorders>
              <w:bottom w:val="single" w:sz="4" w:space="0" w:color="auto"/>
            </w:tcBorders>
          </w:tcPr>
          <w:p w14:paraId="6959DDE0" w14:textId="77777777" w:rsidR="001558DE" w:rsidRPr="00590C70" w:rsidRDefault="001558DE" w:rsidP="001558DE"/>
        </w:tc>
      </w:tr>
      <w:tr w:rsidR="0085732D" w14:paraId="61A5963F" w14:textId="77777777" w:rsidTr="19425435">
        <w:tc>
          <w:tcPr>
            <w:tcW w:w="1508" w:type="dxa"/>
            <w:tcBorders>
              <w:bottom w:val="single" w:sz="4" w:space="0" w:color="auto"/>
            </w:tcBorders>
          </w:tcPr>
          <w:p w14:paraId="418A9B70" w14:textId="766D3915" w:rsidR="0085732D" w:rsidRPr="002E4AFE" w:rsidRDefault="0085732D" w:rsidP="001558DE">
            <w:pPr>
              <w:rPr>
                <w:b/>
              </w:rPr>
            </w:pPr>
            <w:r>
              <w:rPr>
                <w:b/>
              </w:rPr>
              <w:t>DISPLAY-40</w:t>
            </w:r>
          </w:p>
        </w:tc>
        <w:tc>
          <w:tcPr>
            <w:tcW w:w="8708" w:type="dxa"/>
            <w:tcBorders>
              <w:bottom w:val="single" w:sz="4" w:space="0" w:color="auto"/>
            </w:tcBorders>
          </w:tcPr>
          <w:p w14:paraId="7D79FE56" w14:textId="23FF75C5" w:rsidR="0085732D" w:rsidRPr="002E4AFE" w:rsidRDefault="0085732D" w:rsidP="001558DE">
            <w:r>
              <w:t>There will be a branding logo added at the top of the home screen.</w:t>
            </w:r>
          </w:p>
        </w:tc>
        <w:tc>
          <w:tcPr>
            <w:tcW w:w="800" w:type="dxa"/>
            <w:tcBorders>
              <w:bottom w:val="single" w:sz="4" w:space="0" w:color="auto"/>
            </w:tcBorders>
          </w:tcPr>
          <w:p w14:paraId="4C1F239A" w14:textId="77777777" w:rsidR="0085732D" w:rsidRPr="00590C70" w:rsidRDefault="0085732D" w:rsidP="001558DE"/>
        </w:tc>
      </w:tr>
      <w:tr w:rsidR="001558DE" w14:paraId="228CC1EE" w14:textId="77777777" w:rsidTr="19425435">
        <w:tc>
          <w:tcPr>
            <w:tcW w:w="1508" w:type="dxa"/>
            <w:tcBorders>
              <w:bottom w:val="single" w:sz="4" w:space="0" w:color="auto"/>
            </w:tcBorders>
          </w:tcPr>
          <w:p w14:paraId="084CA637" w14:textId="77777777" w:rsidR="001558DE" w:rsidRPr="002E4AFE" w:rsidRDefault="001558DE" w:rsidP="001558DE">
            <w:pPr>
              <w:rPr>
                <w:b/>
              </w:rPr>
            </w:pPr>
          </w:p>
        </w:tc>
        <w:tc>
          <w:tcPr>
            <w:tcW w:w="8708" w:type="dxa"/>
            <w:tcBorders>
              <w:bottom w:val="single" w:sz="4" w:space="0" w:color="auto"/>
            </w:tcBorders>
          </w:tcPr>
          <w:p w14:paraId="7F914DC4" w14:textId="77777777" w:rsidR="001558DE" w:rsidRPr="002E4AFE" w:rsidRDefault="001558DE" w:rsidP="001558DE"/>
        </w:tc>
        <w:tc>
          <w:tcPr>
            <w:tcW w:w="800" w:type="dxa"/>
            <w:tcBorders>
              <w:bottom w:val="single" w:sz="4" w:space="0" w:color="auto"/>
            </w:tcBorders>
          </w:tcPr>
          <w:p w14:paraId="0461447A" w14:textId="77777777" w:rsidR="001558DE" w:rsidRPr="00590C70" w:rsidRDefault="001558DE" w:rsidP="001558DE"/>
        </w:tc>
      </w:tr>
      <w:tr w:rsidR="001558DE" w14:paraId="17FAD3BD" w14:textId="77777777" w:rsidTr="19425435">
        <w:tc>
          <w:tcPr>
            <w:tcW w:w="1508" w:type="dxa"/>
            <w:shd w:val="clear" w:color="auto" w:fill="E0E0E0"/>
          </w:tcPr>
          <w:p w14:paraId="412B988E" w14:textId="77777777" w:rsidR="001558DE" w:rsidRPr="002E4AFE" w:rsidRDefault="001558DE" w:rsidP="001558DE">
            <w:pPr>
              <w:rPr>
                <w:b/>
              </w:rPr>
            </w:pPr>
            <w:r w:rsidRPr="002E4AFE">
              <w:rPr>
                <w:b/>
              </w:rPr>
              <w:t>COM-00</w:t>
            </w:r>
          </w:p>
        </w:tc>
        <w:tc>
          <w:tcPr>
            <w:tcW w:w="8708" w:type="dxa"/>
            <w:shd w:val="clear" w:color="auto" w:fill="E0E0E0"/>
          </w:tcPr>
          <w:p w14:paraId="4088572D" w14:textId="77777777" w:rsidR="001558DE" w:rsidRPr="002E4AFE" w:rsidRDefault="001558DE" w:rsidP="001558DE">
            <w:pPr>
              <w:pStyle w:val="Heading2"/>
              <w:rPr>
                <w:b/>
                <w:bCs/>
                <w:sz w:val="20"/>
                <w:szCs w:val="20"/>
              </w:rPr>
            </w:pPr>
            <w:bookmarkStart w:id="12" w:name="_Toc182228159"/>
            <w:r w:rsidRPr="002E4AFE">
              <w:rPr>
                <w:b/>
                <w:bCs/>
                <w:sz w:val="20"/>
                <w:szCs w:val="20"/>
              </w:rPr>
              <w:t>COMMUNICATIONS</w:t>
            </w:r>
            <w:bookmarkEnd w:id="12"/>
          </w:p>
        </w:tc>
        <w:tc>
          <w:tcPr>
            <w:tcW w:w="800" w:type="dxa"/>
            <w:shd w:val="clear" w:color="auto" w:fill="E0E0E0"/>
          </w:tcPr>
          <w:p w14:paraId="49854026" w14:textId="77777777" w:rsidR="001558DE" w:rsidRPr="00590C70" w:rsidRDefault="001558DE" w:rsidP="001558DE"/>
        </w:tc>
      </w:tr>
      <w:tr w:rsidR="001558DE" w14:paraId="26FECF42" w14:textId="77777777" w:rsidTr="19425435">
        <w:tc>
          <w:tcPr>
            <w:tcW w:w="1508" w:type="dxa"/>
          </w:tcPr>
          <w:p w14:paraId="0C99BCA6" w14:textId="77777777" w:rsidR="001558DE" w:rsidRPr="002E4AFE" w:rsidRDefault="001558DE" w:rsidP="001558DE">
            <w:pPr>
              <w:rPr>
                <w:b/>
              </w:rPr>
            </w:pPr>
            <w:r w:rsidRPr="002E4AFE">
              <w:rPr>
                <w:b/>
              </w:rPr>
              <w:t>COM-10</w:t>
            </w:r>
          </w:p>
        </w:tc>
        <w:tc>
          <w:tcPr>
            <w:tcW w:w="8708" w:type="dxa"/>
          </w:tcPr>
          <w:p w14:paraId="25AD01A2" w14:textId="1E2545A1" w:rsidR="00764034" w:rsidRDefault="00617F16" w:rsidP="001558DE">
            <w:r>
              <w:t>Control will support Bluetooth for OTA firmware updates</w:t>
            </w:r>
            <w:r w:rsidR="00764034">
              <w:t>.</w:t>
            </w:r>
          </w:p>
          <w:p w14:paraId="00E6EE9F" w14:textId="0AD7F88D" w:rsidR="001558DE" w:rsidRPr="002E4AFE" w:rsidRDefault="00011786" w:rsidP="001558DE">
            <w:r>
              <w:t>When pairing to a device via Bluetooth App.  the 75LCT Plus &amp; Pro should have a user acknowledge the pairing on the device.</w:t>
            </w:r>
            <w:r w:rsidR="00EC7603">
              <w:t xml:space="preserve"> There will be a pairing process similar to the current </w:t>
            </w:r>
            <w:proofErr w:type="spellStart"/>
            <w:r w:rsidR="00EC7603">
              <w:t>ModularmAdmin</w:t>
            </w:r>
            <w:proofErr w:type="spellEnd"/>
            <w:r w:rsidR="00EC7603">
              <w:t xml:space="preserve"> app.</w:t>
            </w:r>
          </w:p>
        </w:tc>
        <w:tc>
          <w:tcPr>
            <w:tcW w:w="800" w:type="dxa"/>
          </w:tcPr>
          <w:p w14:paraId="365CF3B9" w14:textId="77777777" w:rsidR="001558DE" w:rsidRPr="00590C70" w:rsidRDefault="001558DE" w:rsidP="001558DE"/>
        </w:tc>
      </w:tr>
      <w:tr w:rsidR="001558DE" w14:paraId="25C1F076" w14:textId="77777777" w:rsidTr="19425435">
        <w:tc>
          <w:tcPr>
            <w:tcW w:w="1508" w:type="dxa"/>
          </w:tcPr>
          <w:p w14:paraId="1861EE1F" w14:textId="77777777" w:rsidR="001558DE" w:rsidRPr="002E4AFE" w:rsidRDefault="001558DE" w:rsidP="001558DE">
            <w:pPr>
              <w:rPr>
                <w:b/>
              </w:rPr>
            </w:pPr>
            <w:r w:rsidRPr="002E4AFE">
              <w:rPr>
                <w:b/>
              </w:rPr>
              <w:t>COM-20</w:t>
            </w:r>
          </w:p>
        </w:tc>
        <w:tc>
          <w:tcPr>
            <w:tcW w:w="8708" w:type="dxa"/>
          </w:tcPr>
          <w:p w14:paraId="7FF8D840" w14:textId="0680DAC1" w:rsidR="001558DE" w:rsidRPr="002E4AFE" w:rsidRDefault="0085732D" w:rsidP="001558DE">
            <w:r>
              <w:t>Control will have a local USB socket.</w:t>
            </w:r>
          </w:p>
        </w:tc>
        <w:tc>
          <w:tcPr>
            <w:tcW w:w="800" w:type="dxa"/>
          </w:tcPr>
          <w:p w14:paraId="088D09E9" w14:textId="77777777" w:rsidR="001558DE" w:rsidRPr="00590C70" w:rsidRDefault="001558DE" w:rsidP="001558DE"/>
        </w:tc>
      </w:tr>
      <w:tr w:rsidR="0085732D" w14:paraId="6D35F3AF" w14:textId="77777777" w:rsidTr="19425435">
        <w:tc>
          <w:tcPr>
            <w:tcW w:w="1508" w:type="dxa"/>
          </w:tcPr>
          <w:p w14:paraId="1C3296EB" w14:textId="77777777" w:rsidR="0085732D" w:rsidRPr="002E4AFE" w:rsidRDefault="0085732D" w:rsidP="0085732D">
            <w:pPr>
              <w:rPr>
                <w:b/>
              </w:rPr>
            </w:pPr>
            <w:r w:rsidRPr="002E4AFE">
              <w:rPr>
                <w:b/>
              </w:rPr>
              <w:t>COM-30</w:t>
            </w:r>
          </w:p>
        </w:tc>
        <w:tc>
          <w:tcPr>
            <w:tcW w:w="8708" w:type="dxa"/>
          </w:tcPr>
          <w:p w14:paraId="5BD463C0" w14:textId="2215369B" w:rsidR="0085732D" w:rsidRPr="002E4AFE" w:rsidRDefault="0085732D" w:rsidP="0085732D">
            <w:r>
              <w:t xml:space="preserve">Control will support Wi-Fi as a standard offering, and send all content via </w:t>
            </w:r>
            <w:r w:rsidR="007453DC">
              <w:t xml:space="preserve">REST </w:t>
            </w:r>
            <w:r>
              <w:t xml:space="preserve">JSON </w:t>
            </w:r>
            <w:r w:rsidR="007453DC">
              <w:t xml:space="preserve">API </w:t>
            </w:r>
            <w:r>
              <w:t xml:space="preserve">messaging or like standard format to </w:t>
            </w:r>
            <w:proofErr w:type="spellStart"/>
            <w:r>
              <w:t>KorrectTemp</w:t>
            </w:r>
            <w:proofErr w:type="spellEnd"/>
            <w:r>
              <w:t xml:space="preserve"> dashboard. Standard Wi-Fi security methods for current and future requirements will apply. Updated methods will either be upgraded wirelessly or via USB if required. When </w:t>
            </w:r>
            <w:proofErr w:type="spellStart"/>
            <w:r>
              <w:t>WiFi</w:t>
            </w:r>
            <w:proofErr w:type="spellEnd"/>
            <w:r>
              <w:t xml:space="preserve"> is connected there will be a </w:t>
            </w:r>
            <w:proofErr w:type="spellStart"/>
            <w:r>
              <w:t>WiFi</w:t>
            </w:r>
            <w:proofErr w:type="spellEnd"/>
            <w:r>
              <w:t xml:space="preserve"> icon illuminated on the home screen to show network connection, and </w:t>
            </w:r>
            <w:proofErr w:type="gramStart"/>
            <w:r>
              <w:t>it’s</w:t>
            </w:r>
            <w:proofErr w:type="gramEnd"/>
            <w:r>
              <w:t xml:space="preserve"> associated network settings (ex: SSID, Passcode, Broker, </w:t>
            </w:r>
            <w:proofErr w:type="spellStart"/>
            <w:r>
              <w:t>etc</w:t>
            </w:r>
            <w:proofErr w:type="spellEnd"/>
            <w:r>
              <w:t xml:space="preserve">) will be in SYSTEM PRORGAMMING under </w:t>
            </w:r>
            <w:proofErr w:type="spellStart"/>
            <w:r>
              <w:t>WiFI</w:t>
            </w:r>
            <w:proofErr w:type="spellEnd"/>
            <w:r>
              <w:t xml:space="preserve"> Settings. </w:t>
            </w:r>
          </w:p>
        </w:tc>
        <w:tc>
          <w:tcPr>
            <w:tcW w:w="800" w:type="dxa"/>
          </w:tcPr>
          <w:p w14:paraId="7E03A74B" w14:textId="77777777" w:rsidR="0085732D" w:rsidRPr="00590C70" w:rsidRDefault="0085732D" w:rsidP="0085732D"/>
        </w:tc>
      </w:tr>
      <w:tr w:rsidR="0085732D" w14:paraId="5D8E4507" w14:textId="77777777" w:rsidTr="19425435">
        <w:tc>
          <w:tcPr>
            <w:tcW w:w="1508" w:type="dxa"/>
          </w:tcPr>
          <w:p w14:paraId="49D28220" w14:textId="77777777" w:rsidR="0085732D" w:rsidRPr="002E4AFE" w:rsidRDefault="0085732D" w:rsidP="0085732D">
            <w:pPr>
              <w:rPr>
                <w:b/>
              </w:rPr>
            </w:pPr>
            <w:r w:rsidRPr="002E4AFE">
              <w:rPr>
                <w:b/>
              </w:rPr>
              <w:t>COM-40</w:t>
            </w:r>
          </w:p>
        </w:tc>
        <w:tc>
          <w:tcPr>
            <w:tcW w:w="8708" w:type="dxa"/>
          </w:tcPr>
          <w:p w14:paraId="2BD6E1B7" w14:textId="31C2A79F" w:rsidR="0085732D" w:rsidRPr="002E4AFE" w:rsidRDefault="0085732D" w:rsidP="0085732D">
            <w:r>
              <w:t>Control will support LoRa with an optional USB dongle. This will allow for installation with KB LoRa TMS sensors.</w:t>
            </w:r>
          </w:p>
        </w:tc>
        <w:tc>
          <w:tcPr>
            <w:tcW w:w="800" w:type="dxa"/>
          </w:tcPr>
          <w:p w14:paraId="6D9DE605" w14:textId="77777777" w:rsidR="0085732D" w:rsidRPr="00590C70" w:rsidRDefault="0085732D" w:rsidP="0085732D"/>
        </w:tc>
      </w:tr>
      <w:tr w:rsidR="0085732D" w14:paraId="50F25CCF" w14:textId="77777777" w:rsidTr="19425435">
        <w:tc>
          <w:tcPr>
            <w:tcW w:w="1508" w:type="dxa"/>
          </w:tcPr>
          <w:p w14:paraId="665C1B98" w14:textId="589484F1" w:rsidR="0085732D" w:rsidRPr="002E4AFE" w:rsidRDefault="0085732D" w:rsidP="0085732D">
            <w:pPr>
              <w:rPr>
                <w:b/>
              </w:rPr>
            </w:pPr>
            <w:r>
              <w:rPr>
                <w:b/>
              </w:rPr>
              <w:t>COM-50</w:t>
            </w:r>
          </w:p>
        </w:tc>
        <w:tc>
          <w:tcPr>
            <w:tcW w:w="8708" w:type="dxa"/>
          </w:tcPr>
          <w:p w14:paraId="769B7201" w14:textId="3959408A" w:rsidR="0085732D" w:rsidRPr="002E4AFE" w:rsidRDefault="0085732D" w:rsidP="0085732D">
            <w:r>
              <w:t>Control will support ethernet with an optional USB dongle. This will allow for a hardwire installation</w:t>
            </w:r>
            <w:r w:rsidR="00196A21">
              <w:t xml:space="preserve"> and TCP/IP communications.</w:t>
            </w:r>
          </w:p>
        </w:tc>
        <w:tc>
          <w:tcPr>
            <w:tcW w:w="800" w:type="dxa"/>
          </w:tcPr>
          <w:p w14:paraId="44717DC2" w14:textId="77777777" w:rsidR="0085732D" w:rsidRPr="00590C70" w:rsidRDefault="0085732D" w:rsidP="0085732D"/>
        </w:tc>
      </w:tr>
      <w:tr w:rsidR="0085732D" w14:paraId="1299901A" w14:textId="77777777" w:rsidTr="19425435">
        <w:tc>
          <w:tcPr>
            <w:tcW w:w="1508" w:type="dxa"/>
          </w:tcPr>
          <w:p w14:paraId="05F027DE" w14:textId="3F9C79DE" w:rsidR="0085732D" w:rsidRPr="002E4AFE" w:rsidRDefault="0085732D" w:rsidP="0085732D">
            <w:pPr>
              <w:rPr>
                <w:b/>
              </w:rPr>
            </w:pPr>
            <w:r>
              <w:rPr>
                <w:b/>
              </w:rPr>
              <w:t>COM-60</w:t>
            </w:r>
          </w:p>
        </w:tc>
        <w:tc>
          <w:tcPr>
            <w:tcW w:w="8708" w:type="dxa"/>
          </w:tcPr>
          <w:p w14:paraId="69362BF7" w14:textId="544F6B7B" w:rsidR="0085732D" w:rsidRPr="002E4AFE" w:rsidRDefault="0085732D" w:rsidP="0085732D">
            <w:r>
              <w:t xml:space="preserve">Control will support local serial communications </w:t>
            </w:r>
            <w:r w:rsidR="00196A21">
              <w:t xml:space="preserve">via RS232 or like </w:t>
            </w:r>
            <w:r>
              <w:t>with other like Modularm Plus and Pro controls when more than one is connected on the same local installation.</w:t>
            </w:r>
          </w:p>
        </w:tc>
        <w:tc>
          <w:tcPr>
            <w:tcW w:w="800" w:type="dxa"/>
          </w:tcPr>
          <w:p w14:paraId="5E418509" w14:textId="77777777" w:rsidR="0085732D" w:rsidRPr="00590C70" w:rsidRDefault="0085732D" w:rsidP="0085732D"/>
        </w:tc>
      </w:tr>
      <w:tr w:rsidR="0085732D" w14:paraId="1F3569E6" w14:textId="77777777" w:rsidTr="00764034">
        <w:tc>
          <w:tcPr>
            <w:tcW w:w="1508" w:type="dxa"/>
          </w:tcPr>
          <w:p w14:paraId="36F1355C" w14:textId="1C16C1A3" w:rsidR="0085732D" w:rsidRDefault="0085732D" w:rsidP="0085732D">
            <w:pPr>
              <w:rPr>
                <w:b/>
                <w:bCs/>
              </w:rPr>
            </w:pPr>
            <w:r>
              <w:rPr>
                <w:b/>
                <w:bCs/>
              </w:rPr>
              <w:lastRenderedPageBreak/>
              <w:t>COM-70</w:t>
            </w:r>
          </w:p>
        </w:tc>
        <w:tc>
          <w:tcPr>
            <w:tcW w:w="8708" w:type="dxa"/>
          </w:tcPr>
          <w:p w14:paraId="1B884911" w14:textId="74794562" w:rsidR="0085732D" w:rsidRDefault="0085732D" w:rsidP="0085732D">
            <w:r>
              <w:t xml:space="preserve">Control will have an option to echo display statuses from other Modularm Plus &amp; Pro units that are connected together in a local physical installation/location. Ex: Box in a Box control or if a large walk in installation has multiple doors the OEM has an option for have more than 1 display panel on each walk in as well. </w:t>
            </w:r>
          </w:p>
        </w:tc>
        <w:tc>
          <w:tcPr>
            <w:tcW w:w="800" w:type="dxa"/>
          </w:tcPr>
          <w:p w14:paraId="104C76D8" w14:textId="77777777" w:rsidR="0085732D" w:rsidRDefault="0085732D" w:rsidP="0085732D"/>
        </w:tc>
      </w:tr>
      <w:tr w:rsidR="0085732D" w14:paraId="5806CE2A" w14:textId="77777777" w:rsidTr="00764034">
        <w:tc>
          <w:tcPr>
            <w:tcW w:w="1508" w:type="dxa"/>
          </w:tcPr>
          <w:p w14:paraId="25265827" w14:textId="6E37EF47" w:rsidR="0085732D" w:rsidRDefault="0085732D" w:rsidP="0085732D">
            <w:pPr>
              <w:rPr>
                <w:b/>
                <w:bCs/>
              </w:rPr>
            </w:pPr>
            <w:r>
              <w:rPr>
                <w:b/>
                <w:bCs/>
              </w:rPr>
              <w:t>COM-80</w:t>
            </w:r>
          </w:p>
        </w:tc>
        <w:tc>
          <w:tcPr>
            <w:tcW w:w="8708" w:type="dxa"/>
          </w:tcPr>
          <w:p w14:paraId="4B109028" w14:textId="6B67BC02" w:rsidR="0085732D" w:rsidRDefault="0085732D" w:rsidP="0085732D">
            <w:r>
              <w:t xml:space="preserve">There will be an API for front panel features and their associated configuration parameters that can be bi-directionally configured and communicated via the communication means outlined in this document </w:t>
            </w:r>
          </w:p>
        </w:tc>
        <w:tc>
          <w:tcPr>
            <w:tcW w:w="800" w:type="dxa"/>
          </w:tcPr>
          <w:p w14:paraId="55772D04" w14:textId="77777777" w:rsidR="0085732D" w:rsidRDefault="0085732D" w:rsidP="0085732D"/>
        </w:tc>
      </w:tr>
      <w:tr w:rsidR="0085732D" w14:paraId="2891F7A3" w14:textId="77777777" w:rsidTr="00764034">
        <w:tc>
          <w:tcPr>
            <w:tcW w:w="1508" w:type="dxa"/>
          </w:tcPr>
          <w:p w14:paraId="16A84D28" w14:textId="1399F8B1" w:rsidR="0085732D" w:rsidRDefault="00A8184A" w:rsidP="0085732D">
            <w:pPr>
              <w:rPr>
                <w:b/>
                <w:bCs/>
              </w:rPr>
            </w:pPr>
            <w:r>
              <w:rPr>
                <w:b/>
                <w:bCs/>
              </w:rPr>
              <w:t>COM-90</w:t>
            </w:r>
          </w:p>
        </w:tc>
        <w:tc>
          <w:tcPr>
            <w:tcW w:w="8708" w:type="dxa"/>
          </w:tcPr>
          <w:p w14:paraId="1005840F" w14:textId="77777777" w:rsidR="00A8184A" w:rsidRDefault="00A8184A" w:rsidP="0085732D">
            <w:r>
              <w:t xml:space="preserve">The unit will support </w:t>
            </w:r>
            <w:proofErr w:type="spellStart"/>
            <w:proofErr w:type="gramStart"/>
            <w:r>
              <w:t>a</w:t>
            </w:r>
            <w:proofErr w:type="spellEnd"/>
            <w:proofErr w:type="gramEnd"/>
            <w:r>
              <w:t xml:space="preserve"> on-board real time clock (RTC) for event driven features like defrost. The RTC setting will be in system programming. </w:t>
            </w:r>
          </w:p>
          <w:p w14:paraId="51A4B319" w14:textId="07BD9B8F" w:rsidR="0085732D" w:rsidRDefault="00A8184A" w:rsidP="0085732D">
            <w:r>
              <w:t>When connected to a local network the clock will sync to the network time.</w:t>
            </w:r>
          </w:p>
        </w:tc>
        <w:tc>
          <w:tcPr>
            <w:tcW w:w="800" w:type="dxa"/>
          </w:tcPr>
          <w:p w14:paraId="3677AF6F" w14:textId="77777777" w:rsidR="0085732D" w:rsidRDefault="0085732D" w:rsidP="0085732D"/>
        </w:tc>
      </w:tr>
    </w:tbl>
    <w:p w14:paraId="39F4DA63" w14:textId="77777777" w:rsidR="00020DED" w:rsidRDefault="00020DED" w:rsidP="00020DED"/>
    <w:p w14:paraId="016ACB41" w14:textId="77777777" w:rsidR="00020DED" w:rsidRDefault="00020DED" w:rsidP="00020DED"/>
    <w:p w14:paraId="7904346F" w14:textId="77777777" w:rsidR="00020DED" w:rsidRPr="002A5973" w:rsidRDefault="00020DED">
      <w:pPr>
        <w:pStyle w:val="Heading112pt"/>
        <w:numPr>
          <w:ilvl w:val="0"/>
          <w:numId w:val="4"/>
        </w:numPr>
      </w:pPr>
      <w:bookmarkStart w:id="13" w:name="_Toc182228160"/>
      <w:r>
        <w:t>MECHANICAL REQUIREMENTS</w:t>
      </w:r>
      <w:bookmarkEnd w:id="13"/>
    </w:p>
    <w:p w14:paraId="315C6C87" w14:textId="77777777" w:rsidR="00020DED" w:rsidRPr="00A63415" w:rsidRDefault="00020DED" w:rsidP="00020DED"/>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08"/>
        <w:gridCol w:w="8600"/>
        <w:gridCol w:w="800"/>
      </w:tblGrid>
      <w:tr w:rsidR="00020DED" w:rsidRPr="0068136F" w14:paraId="13B96226" w14:textId="77777777" w:rsidTr="19425435">
        <w:tc>
          <w:tcPr>
            <w:tcW w:w="1508" w:type="dxa"/>
            <w:shd w:val="clear" w:color="auto" w:fill="CCCCCC"/>
          </w:tcPr>
          <w:p w14:paraId="41BC5321" w14:textId="77777777" w:rsidR="00020DED" w:rsidRDefault="00020DED">
            <w:pPr>
              <w:jc w:val="center"/>
              <w:rPr>
                <w:b/>
              </w:rPr>
            </w:pPr>
            <w:r>
              <w:rPr>
                <w:b/>
              </w:rPr>
              <w:t>Requirement Number</w:t>
            </w:r>
          </w:p>
        </w:tc>
        <w:tc>
          <w:tcPr>
            <w:tcW w:w="8600" w:type="dxa"/>
            <w:shd w:val="clear" w:color="auto" w:fill="CCCCCC"/>
          </w:tcPr>
          <w:p w14:paraId="70CDFBE4" w14:textId="77777777" w:rsidR="00020DED" w:rsidRDefault="00020DED">
            <w:pPr>
              <w:jc w:val="center"/>
              <w:rPr>
                <w:b/>
              </w:rPr>
            </w:pPr>
            <w:r>
              <w:rPr>
                <w:b/>
              </w:rPr>
              <w:t>Description</w:t>
            </w:r>
          </w:p>
          <w:p w14:paraId="2945510A" w14:textId="77777777" w:rsidR="00020DED" w:rsidRDefault="00020DED">
            <w:pPr>
              <w:jc w:val="center"/>
              <w:rPr>
                <w:b/>
              </w:rPr>
            </w:pPr>
          </w:p>
        </w:tc>
        <w:tc>
          <w:tcPr>
            <w:tcW w:w="800" w:type="dxa"/>
            <w:shd w:val="clear" w:color="auto" w:fill="CCCCCC"/>
          </w:tcPr>
          <w:p w14:paraId="6342C62C" w14:textId="77777777" w:rsidR="00020DED" w:rsidRDefault="00020DED">
            <w:pPr>
              <w:jc w:val="center"/>
              <w:rPr>
                <w:b/>
              </w:rPr>
            </w:pPr>
          </w:p>
        </w:tc>
      </w:tr>
      <w:tr w:rsidR="00020DED" w:rsidRPr="0068136F" w14:paraId="0F14E3DC" w14:textId="77777777" w:rsidTr="19425435">
        <w:tc>
          <w:tcPr>
            <w:tcW w:w="1508" w:type="dxa"/>
            <w:shd w:val="clear" w:color="auto" w:fill="E0E0E0"/>
          </w:tcPr>
          <w:p w14:paraId="3B24B972" w14:textId="26A6C337" w:rsidR="00020DED" w:rsidRDefault="7FE4A7FF" w:rsidP="1EAD8DAC">
            <w:pPr>
              <w:rPr>
                <w:b/>
                <w:bCs/>
              </w:rPr>
            </w:pPr>
            <w:r w:rsidRPr="1EAD8DAC">
              <w:rPr>
                <w:b/>
                <w:bCs/>
              </w:rPr>
              <w:t>M</w:t>
            </w:r>
            <w:r w:rsidR="68F4A7FD" w:rsidRPr="1EAD8DAC">
              <w:rPr>
                <w:b/>
                <w:bCs/>
              </w:rPr>
              <w:t>E</w:t>
            </w:r>
            <w:r w:rsidRPr="1EAD8DAC">
              <w:rPr>
                <w:b/>
                <w:bCs/>
              </w:rPr>
              <w:t>-00</w:t>
            </w:r>
          </w:p>
        </w:tc>
        <w:tc>
          <w:tcPr>
            <w:tcW w:w="8600" w:type="dxa"/>
            <w:shd w:val="clear" w:color="auto" w:fill="E0E0E0"/>
          </w:tcPr>
          <w:p w14:paraId="0AEB18A5" w14:textId="77777777" w:rsidR="00020DED" w:rsidRDefault="00020DED">
            <w:pPr>
              <w:pStyle w:val="Heading2"/>
              <w:rPr>
                <w:b/>
                <w:bCs/>
                <w:sz w:val="20"/>
                <w:szCs w:val="20"/>
              </w:rPr>
            </w:pPr>
            <w:bookmarkStart w:id="14" w:name="_Toc182228161"/>
            <w:r w:rsidRPr="4BECCC26">
              <w:rPr>
                <w:b/>
                <w:bCs/>
                <w:sz w:val="20"/>
                <w:szCs w:val="20"/>
              </w:rPr>
              <w:t>MECHANICAL</w:t>
            </w:r>
            <w:bookmarkEnd w:id="14"/>
          </w:p>
        </w:tc>
        <w:tc>
          <w:tcPr>
            <w:tcW w:w="800" w:type="dxa"/>
            <w:shd w:val="clear" w:color="auto" w:fill="E0E0E0"/>
          </w:tcPr>
          <w:p w14:paraId="781D1754" w14:textId="77777777" w:rsidR="00020DED" w:rsidRDefault="00020DED" w:rsidP="00020DED">
            <w:pPr>
              <w:rPr>
                <w:b/>
                <w:bCs/>
              </w:rPr>
            </w:pPr>
          </w:p>
        </w:tc>
      </w:tr>
      <w:tr w:rsidR="0085732D" w:rsidRPr="0068136F" w14:paraId="1BC14A05" w14:textId="77777777" w:rsidTr="19425435">
        <w:tc>
          <w:tcPr>
            <w:tcW w:w="1508" w:type="dxa"/>
            <w:shd w:val="clear" w:color="auto" w:fill="auto"/>
          </w:tcPr>
          <w:p w14:paraId="5A93B2C6" w14:textId="35235891" w:rsidR="0085732D" w:rsidRPr="1EAD8DAC" w:rsidRDefault="0085732D" w:rsidP="1EAD8DAC">
            <w:pPr>
              <w:rPr>
                <w:b/>
                <w:bCs/>
              </w:rPr>
            </w:pPr>
            <w:r>
              <w:rPr>
                <w:b/>
                <w:bCs/>
              </w:rPr>
              <w:t>ME-05</w:t>
            </w:r>
          </w:p>
        </w:tc>
        <w:tc>
          <w:tcPr>
            <w:tcW w:w="8600" w:type="dxa"/>
            <w:shd w:val="clear" w:color="auto" w:fill="auto"/>
          </w:tcPr>
          <w:p w14:paraId="6F3E30D1" w14:textId="5A7048E1" w:rsidR="0085732D" w:rsidRDefault="0085732D">
            <w:pPr>
              <w:spacing w:line="240" w:lineRule="atLeast"/>
            </w:pPr>
            <w:r>
              <w:t>The PCBA requirements will be a new design with requirements as outlined. The existing functionality of the 75LCT will be used a base for features &amp; functions.</w:t>
            </w:r>
          </w:p>
        </w:tc>
        <w:tc>
          <w:tcPr>
            <w:tcW w:w="800" w:type="dxa"/>
            <w:shd w:val="clear" w:color="auto" w:fill="auto"/>
          </w:tcPr>
          <w:p w14:paraId="3FE3A86E" w14:textId="77777777" w:rsidR="0085732D" w:rsidRDefault="0085732D">
            <w:pPr>
              <w:spacing w:line="240" w:lineRule="atLeast"/>
            </w:pPr>
          </w:p>
        </w:tc>
      </w:tr>
      <w:tr w:rsidR="0085732D" w:rsidRPr="0068136F" w14:paraId="6D0BAB0E" w14:textId="77777777" w:rsidTr="19425435">
        <w:tc>
          <w:tcPr>
            <w:tcW w:w="1508" w:type="dxa"/>
            <w:shd w:val="clear" w:color="auto" w:fill="auto"/>
          </w:tcPr>
          <w:p w14:paraId="2F762998" w14:textId="4F636C19" w:rsidR="0085732D" w:rsidRDefault="0085732D" w:rsidP="0085732D">
            <w:pPr>
              <w:rPr>
                <w:b/>
                <w:bCs/>
              </w:rPr>
            </w:pPr>
            <w:r w:rsidRPr="1EAD8DAC">
              <w:rPr>
                <w:b/>
                <w:bCs/>
              </w:rPr>
              <w:t>ME-10</w:t>
            </w:r>
          </w:p>
        </w:tc>
        <w:tc>
          <w:tcPr>
            <w:tcW w:w="8600" w:type="dxa"/>
            <w:shd w:val="clear" w:color="auto" w:fill="auto"/>
          </w:tcPr>
          <w:p w14:paraId="6326684F" w14:textId="58400128" w:rsidR="0085732D" w:rsidRDefault="0085732D" w:rsidP="0085732D">
            <w:pPr>
              <w:spacing w:line="240" w:lineRule="atLeast"/>
            </w:pPr>
            <w:r>
              <w:t>The PCBA will have on board terminals similar to .250 tabs or screw down tyle Phoenix connectors for a secure wire connection.</w:t>
            </w:r>
          </w:p>
        </w:tc>
        <w:tc>
          <w:tcPr>
            <w:tcW w:w="800" w:type="dxa"/>
            <w:shd w:val="clear" w:color="auto" w:fill="auto"/>
          </w:tcPr>
          <w:p w14:paraId="537C9276" w14:textId="77777777" w:rsidR="0085732D" w:rsidRDefault="0085732D" w:rsidP="0085732D">
            <w:pPr>
              <w:spacing w:line="240" w:lineRule="atLeast"/>
            </w:pPr>
          </w:p>
        </w:tc>
      </w:tr>
      <w:tr w:rsidR="0085732D" w:rsidRPr="0068136F" w14:paraId="50689C3A" w14:textId="77777777" w:rsidTr="19425435">
        <w:tc>
          <w:tcPr>
            <w:tcW w:w="1508" w:type="dxa"/>
            <w:shd w:val="clear" w:color="auto" w:fill="auto"/>
          </w:tcPr>
          <w:p w14:paraId="73AE3164" w14:textId="46AF1BA4" w:rsidR="0085732D" w:rsidRDefault="0085732D" w:rsidP="0085732D">
            <w:pPr>
              <w:rPr>
                <w:b/>
                <w:bCs/>
              </w:rPr>
            </w:pPr>
            <w:r w:rsidRPr="1EAD8DAC">
              <w:rPr>
                <w:b/>
                <w:bCs/>
              </w:rPr>
              <w:t>ME-20</w:t>
            </w:r>
          </w:p>
        </w:tc>
        <w:tc>
          <w:tcPr>
            <w:tcW w:w="8600" w:type="dxa"/>
          </w:tcPr>
          <w:p w14:paraId="7CA9CC86" w14:textId="407A2E89" w:rsidR="0085732D" w:rsidRPr="008B20C6" w:rsidRDefault="0085732D" w:rsidP="0085732D">
            <w:pPr>
              <w:spacing w:line="240" w:lineRule="atLeast"/>
              <w:rPr>
                <w:highlight w:val="yellow"/>
              </w:rPr>
            </w:pPr>
            <w:r>
              <w:t>Enclosure and mechanical footprint to be similar or ideally smaller/shallower then KE2THERM control</w:t>
            </w:r>
            <w:r w:rsidR="00D15CB1">
              <w:t xml:space="preserve"> which is 3.5in wide by 11in high by 19/16in deep. KB engineering to confirm if the 5in LCD can fit 3.5in wide.</w:t>
            </w:r>
          </w:p>
        </w:tc>
        <w:tc>
          <w:tcPr>
            <w:tcW w:w="800" w:type="dxa"/>
            <w:shd w:val="clear" w:color="auto" w:fill="auto"/>
          </w:tcPr>
          <w:p w14:paraId="191832FC" w14:textId="77777777" w:rsidR="0085732D" w:rsidRDefault="0085732D" w:rsidP="0085732D">
            <w:pPr>
              <w:spacing w:line="240" w:lineRule="atLeast"/>
            </w:pPr>
          </w:p>
        </w:tc>
      </w:tr>
      <w:tr w:rsidR="0085732D" w:rsidRPr="0068136F" w14:paraId="6A1356FA" w14:textId="77777777" w:rsidTr="19425435">
        <w:tc>
          <w:tcPr>
            <w:tcW w:w="1508" w:type="dxa"/>
            <w:shd w:val="clear" w:color="auto" w:fill="auto"/>
          </w:tcPr>
          <w:p w14:paraId="583E3D21" w14:textId="0DEA4BF4" w:rsidR="0085732D" w:rsidRDefault="0085732D" w:rsidP="0085732D">
            <w:pPr>
              <w:rPr>
                <w:b/>
                <w:bCs/>
              </w:rPr>
            </w:pPr>
            <w:r w:rsidRPr="1EAD8DAC">
              <w:rPr>
                <w:b/>
                <w:bCs/>
              </w:rPr>
              <w:t>ME-30</w:t>
            </w:r>
          </w:p>
        </w:tc>
        <w:tc>
          <w:tcPr>
            <w:tcW w:w="8600" w:type="dxa"/>
            <w:tcBorders>
              <w:bottom w:val="single" w:sz="4" w:space="0" w:color="auto"/>
            </w:tcBorders>
          </w:tcPr>
          <w:p w14:paraId="66BBEF95" w14:textId="0A4009D0" w:rsidR="0085732D" w:rsidRDefault="0085732D" w:rsidP="0085732D">
            <w:pPr>
              <w:spacing w:line="240" w:lineRule="atLeast"/>
            </w:pPr>
            <w:r>
              <w:t xml:space="preserve">Assembly must comply with NEMA splash zone for accidental washdown with cleaning hose or condensing water forming from conduit lines and poor insulated areas. </w:t>
            </w:r>
          </w:p>
        </w:tc>
        <w:tc>
          <w:tcPr>
            <w:tcW w:w="800" w:type="dxa"/>
            <w:shd w:val="clear" w:color="auto" w:fill="auto"/>
          </w:tcPr>
          <w:p w14:paraId="52E303BD" w14:textId="77777777" w:rsidR="0085732D" w:rsidRDefault="0085732D" w:rsidP="0085732D">
            <w:pPr>
              <w:spacing w:line="240" w:lineRule="atLeast"/>
            </w:pPr>
          </w:p>
        </w:tc>
      </w:tr>
      <w:tr w:rsidR="0085732D" w14:paraId="51720F80" w14:textId="77777777" w:rsidTr="009A46E3">
        <w:tc>
          <w:tcPr>
            <w:tcW w:w="1508" w:type="dxa"/>
            <w:shd w:val="clear" w:color="auto" w:fill="auto"/>
          </w:tcPr>
          <w:p w14:paraId="113540F6" w14:textId="3FC5668F" w:rsidR="0085732D" w:rsidRDefault="0085732D" w:rsidP="0085732D">
            <w:pPr>
              <w:rPr>
                <w:b/>
                <w:bCs/>
              </w:rPr>
            </w:pPr>
            <w:r w:rsidRPr="1EAD8DAC">
              <w:rPr>
                <w:b/>
                <w:bCs/>
              </w:rPr>
              <w:t>ME-40</w:t>
            </w:r>
          </w:p>
        </w:tc>
        <w:tc>
          <w:tcPr>
            <w:tcW w:w="8600" w:type="dxa"/>
          </w:tcPr>
          <w:p w14:paraId="1F89CE9B" w14:textId="55C521DD" w:rsidR="0085732D" w:rsidRDefault="0085732D" w:rsidP="0085732D">
            <w:pPr>
              <w:spacing w:line="240" w:lineRule="atLeast"/>
            </w:pPr>
            <w:r>
              <w:t xml:space="preserve">The USB socket will be accessible from the front panel via a NEMA bulkhead style socket and tethered cap.  </w:t>
            </w:r>
          </w:p>
        </w:tc>
        <w:tc>
          <w:tcPr>
            <w:tcW w:w="800" w:type="dxa"/>
            <w:shd w:val="clear" w:color="auto" w:fill="auto"/>
          </w:tcPr>
          <w:p w14:paraId="1296C930" w14:textId="607F8D06" w:rsidR="0085732D" w:rsidRDefault="0085732D" w:rsidP="0085732D">
            <w:pPr>
              <w:spacing w:line="240" w:lineRule="atLeast"/>
            </w:pPr>
          </w:p>
        </w:tc>
      </w:tr>
      <w:tr w:rsidR="0085732D" w14:paraId="2F6B740F" w14:textId="77777777" w:rsidTr="19425435">
        <w:tc>
          <w:tcPr>
            <w:tcW w:w="1508" w:type="dxa"/>
            <w:shd w:val="clear" w:color="auto" w:fill="auto"/>
          </w:tcPr>
          <w:p w14:paraId="5741D40D" w14:textId="2F1FE587" w:rsidR="0085732D" w:rsidRPr="1EAD8DAC" w:rsidRDefault="0085732D" w:rsidP="0085732D">
            <w:pPr>
              <w:rPr>
                <w:b/>
                <w:bCs/>
              </w:rPr>
            </w:pPr>
            <w:r>
              <w:rPr>
                <w:b/>
                <w:bCs/>
              </w:rPr>
              <w:t>ME-50</w:t>
            </w:r>
          </w:p>
        </w:tc>
        <w:tc>
          <w:tcPr>
            <w:tcW w:w="8600" w:type="dxa"/>
            <w:tcBorders>
              <w:bottom w:val="single" w:sz="4" w:space="0" w:color="auto"/>
            </w:tcBorders>
          </w:tcPr>
          <w:p w14:paraId="1370CC5E" w14:textId="7D800AEE" w:rsidR="0085732D" w:rsidRDefault="0085732D" w:rsidP="0085732D">
            <w:pPr>
              <w:spacing w:line="240" w:lineRule="atLeast"/>
            </w:pPr>
          </w:p>
        </w:tc>
        <w:tc>
          <w:tcPr>
            <w:tcW w:w="800" w:type="dxa"/>
            <w:shd w:val="clear" w:color="auto" w:fill="auto"/>
          </w:tcPr>
          <w:p w14:paraId="695CFD39" w14:textId="77777777" w:rsidR="0085732D" w:rsidRDefault="0085732D" w:rsidP="0085732D">
            <w:pPr>
              <w:spacing w:line="240" w:lineRule="atLeast"/>
            </w:pPr>
          </w:p>
        </w:tc>
      </w:tr>
    </w:tbl>
    <w:p w14:paraId="02FCB58D" w14:textId="77777777" w:rsidR="00020DED" w:rsidRDefault="00020DED" w:rsidP="00020DED"/>
    <w:p w14:paraId="714B01D2" w14:textId="77777777" w:rsidR="00020DED" w:rsidRPr="00A51BE0" w:rsidRDefault="00020DED" w:rsidP="00020DED">
      <w:bookmarkStart w:id="15" w:name="_Toc87090217"/>
      <w:bookmarkStart w:id="16" w:name="_Toc87090347"/>
      <w:bookmarkEnd w:id="15"/>
      <w:bookmarkEnd w:id="16"/>
    </w:p>
    <w:p w14:paraId="2311DEA1" w14:textId="77777777" w:rsidR="00020DED" w:rsidRDefault="00020DED" w:rsidP="00020DED">
      <w:bookmarkStart w:id="17" w:name="Text8"/>
      <w:bookmarkEnd w:id="17"/>
    </w:p>
    <w:p w14:paraId="7F968413" w14:textId="77777777" w:rsidR="00020DED" w:rsidRDefault="00020DED" w:rsidP="00020DED"/>
    <w:p w14:paraId="4C55D8F1" w14:textId="77777777" w:rsidR="00020DED" w:rsidRPr="002A5973" w:rsidRDefault="00020DED">
      <w:pPr>
        <w:pStyle w:val="Heading112pt"/>
        <w:numPr>
          <w:ilvl w:val="0"/>
          <w:numId w:val="4"/>
        </w:numPr>
      </w:pPr>
      <w:bookmarkStart w:id="18" w:name="_Toc182228162"/>
      <w:r>
        <w:t>PERFORMANCE REQUIREMENTS</w:t>
      </w:r>
      <w:bookmarkEnd w:id="18"/>
    </w:p>
    <w:p w14:paraId="14708220" w14:textId="77777777" w:rsidR="00020DED" w:rsidRPr="00A63415" w:rsidRDefault="00020DED" w:rsidP="00020DED"/>
    <w:tbl>
      <w:tblPr>
        <w:tblpPr w:leftFromText="180" w:rightFromText="180" w:vertAnchor="text" w:horzAnchor="margin" w:tblpY="135"/>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08"/>
        <w:gridCol w:w="8600"/>
        <w:gridCol w:w="800"/>
      </w:tblGrid>
      <w:tr w:rsidR="00020DED" w:rsidRPr="0068136F" w14:paraId="2915DB32" w14:textId="77777777" w:rsidTr="4BECCC26">
        <w:tc>
          <w:tcPr>
            <w:tcW w:w="1508" w:type="dxa"/>
            <w:shd w:val="clear" w:color="auto" w:fill="CCCCCC"/>
          </w:tcPr>
          <w:p w14:paraId="3B3CC0AB" w14:textId="77777777" w:rsidR="00020DED" w:rsidRDefault="00020DED">
            <w:pPr>
              <w:jc w:val="center"/>
              <w:rPr>
                <w:b/>
              </w:rPr>
            </w:pPr>
            <w:r>
              <w:rPr>
                <w:b/>
              </w:rPr>
              <w:t>Requirement Number</w:t>
            </w:r>
          </w:p>
        </w:tc>
        <w:tc>
          <w:tcPr>
            <w:tcW w:w="8600" w:type="dxa"/>
            <w:shd w:val="clear" w:color="auto" w:fill="CCCCCC"/>
          </w:tcPr>
          <w:p w14:paraId="24B83F0F" w14:textId="77777777" w:rsidR="00020DED" w:rsidRDefault="00020DED">
            <w:pPr>
              <w:jc w:val="center"/>
              <w:rPr>
                <w:b/>
              </w:rPr>
            </w:pPr>
            <w:r>
              <w:rPr>
                <w:b/>
              </w:rPr>
              <w:t>Description</w:t>
            </w:r>
          </w:p>
          <w:p w14:paraId="4B57DB3F" w14:textId="77777777" w:rsidR="00020DED" w:rsidRDefault="00020DED">
            <w:pPr>
              <w:jc w:val="center"/>
              <w:rPr>
                <w:b/>
              </w:rPr>
            </w:pPr>
          </w:p>
        </w:tc>
        <w:tc>
          <w:tcPr>
            <w:tcW w:w="800" w:type="dxa"/>
            <w:shd w:val="clear" w:color="auto" w:fill="CCCCCC"/>
          </w:tcPr>
          <w:p w14:paraId="0482CD97" w14:textId="77777777" w:rsidR="00020DED" w:rsidRDefault="00020DED">
            <w:pPr>
              <w:jc w:val="center"/>
              <w:rPr>
                <w:b/>
              </w:rPr>
            </w:pPr>
          </w:p>
        </w:tc>
      </w:tr>
      <w:tr w:rsidR="00020DED" w:rsidRPr="0068136F" w14:paraId="0819C75C" w14:textId="77777777" w:rsidTr="4BECCC26">
        <w:tc>
          <w:tcPr>
            <w:tcW w:w="1508" w:type="dxa"/>
            <w:tcBorders>
              <w:bottom w:val="single" w:sz="4" w:space="0" w:color="auto"/>
            </w:tcBorders>
            <w:shd w:val="clear" w:color="auto" w:fill="auto"/>
          </w:tcPr>
          <w:p w14:paraId="4686CFA0" w14:textId="34A3EA7A" w:rsidR="00020DED" w:rsidRDefault="00020DED" w:rsidP="1BB0FF61">
            <w:pPr>
              <w:rPr>
                <w:b/>
                <w:bCs/>
              </w:rPr>
            </w:pPr>
          </w:p>
        </w:tc>
        <w:tc>
          <w:tcPr>
            <w:tcW w:w="8600" w:type="dxa"/>
            <w:tcBorders>
              <w:bottom w:val="single" w:sz="4" w:space="0" w:color="auto"/>
            </w:tcBorders>
            <w:shd w:val="clear" w:color="auto" w:fill="auto"/>
          </w:tcPr>
          <w:p w14:paraId="3CD80B63" w14:textId="77777777" w:rsidR="00020DED" w:rsidRDefault="00020DED"/>
        </w:tc>
        <w:tc>
          <w:tcPr>
            <w:tcW w:w="800" w:type="dxa"/>
            <w:tcBorders>
              <w:bottom w:val="single" w:sz="4" w:space="0" w:color="auto"/>
            </w:tcBorders>
            <w:shd w:val="clear" w:color="auto" w:fill="auto"/>
          </w:tcPr>
          <w:p w14:paraId="47399BC6" w14:textId="77777777" w:rsidR="00020DED" w:rsidRDefault="00020DED"/>
        </w:tc>
      </w:tr>
      <w:tr w:rsidR="00020DED" w:rsidRPr="0068136F" w14:paraId="72AFAF7A" w14:textId="77777777" w:rsidTr="4BECCC26">
        <w:tc>
          <w:tcPr>
            <w:tcW w:w="1508" w:type="dxa"/>
            <w:shd w:val="clear" w:color="auto" w:fill="E0E0E0"/>
          </w:tcPr>
          <w:p w14:paraId="6001D263" w14:textId="77777777" w:rsidR="00020DED" w:rsidRDefault="00020DED">
            <w:pPr>
              <w:rPr>
                <w:b/>
              </w:rPr>
            </w:pPr>
            <w:r>
              <w:rPr>
                <w:b/>
              </w:rPr>
              <w:t>REG-00</w:t>
            </w:r>
          </w:p>
        </w:tc>
        <w:tc>
          <w:tcPr>
            <w:tcW w:w="8600" w:type="dxa"/>
            <w:shd w:val="clear" w:color="auto" w:fill="E0E0E0"/>
          </w:tcPr>
          <w:p w14:paraId="40F1021F" w14:textId="77777777" w:rsidR="00020DED" w:rsidRDefault="00020DED">
            <w:pPr>
              <w:pStyle w:val="Heading2"/>
              <w:rPr>
                <w:b/>
                <w:bCs/>
                <w:sz w:val="20"/>
                <w:szCs w:val="20"/>
              </w:rPr>
            </w:pPr>
            <w:bookmarkStart w:id="19" w:name="_Toc193621068"/>
            <w:bookmarkStart w:id="20" w:name="_Toc182228163"/>
            <w:r w:rsidRPr="4BECCC26">
              <w:rPr>
                <w:b/>
                <w:bCs/>
                <w:sz w:val="20"/>
                <w:szCs w:val="20"/>
              </w:rPr>
              <w:t>REGULATORY APPROVALS</w:t>
            </w:r>
            <w:bookmarkEnd w:id="19"/>
            <w:bookmarkEnd w:id="20"/>
          </w:p>
        </w:tc>
        <w:tc>
          <w:tcPr>
            <w:tcW w:w="800" w:type="dxa"/>
            <w:shd w:val="clear" w:color="auto" w:fill="E0E0E0"/>
          </w:tcPr>
          <w:p w14:paraId="78EB3726" w14:textId="77777777" w:rsidR="00020DED" w:rsidRDefault="00020DED"/>
        </w:tc>
      </w:tr>
      <w:tr w:rsidR="00AD361C" w:rsidRPr="0068136F" w14:paraId="0A9E8867" w14:textId="77777777" w:rsidTr="4BECCC26">
        <w:tc>
          <w:tcPr>
            <w:tcW w:w="1508" w:type="dxa"/>
            <w:shd w:val="clear" w:color="auto" w:fill="auto"/>
          </w:tcPr>
          <w:p w14:paraId="58EBD321" w14:textId="77777777" w:rsidR="00AD361C" w:rsidRDefault="00AD361C" w:rsidP="00AD361C">
            <w:pPr>
              <w:rPr>
                <w:b/>
              </w:rPr>
            </w:pPr>
            <w:r>
              <w:rPr>
                <w:b/>
              </w:rPr>
              <w:t>REG-10</w:t>
            </w:r>
          </w:p>
        </w:tc>
        <w:tc>
          <w:tcPr>
            <w:tcW w:w="8600" w:type="dxa"/>
            <w:shd w:val="clear" w:color="auto" w:fill="auto"/>
          </w:tcPr>
          <w:p w14:paraId="6A0F83E9" w14:textId="35B381AA" w:rsidR="00AD361C" w:rsidRDefault="009A46E3" w:rsidP="00AD361C">
            <w:r>
              <w:t xml:space="preserve">Unit will support KB standards for EU60730 and like </w:t>
            </w:r>
          </w:p>
        </w:tc>
        <w:tc>
          <w:tcPr>
            <w:tcW w:w="800" w:type="dxa"/>
            <w:shd w:val="clear" w:color="auto" w:fill="auto"/>
          </w:tcPr>
          <w:p w14:paraId="70446333" w14:textId="77777777" w:rsidR="00AD361C" w:rsidRDefault="00AD361C" w:rsidP="00AD361C"/>
        </w:tc>
      </w:tr>
      <w:tr w:rsidR="00AD361C" w:rsidRPr="0068136F" w14:paraId="4E8CF271" w14:textId="77777777" w:rsidTr="4BECCC26">
        <w:tc>
          <w:tcPr>
            <w:tcW w:w="1508" w:type="dxa"/>
            <w:tcBorders>
              <w:bottom w:val="single" w:sz="4" w:space="0" w:color="auto"/>
            </w:tcBorders>
            <w:shd w:val="clear" w:color="auto" w:fill="auto"/>
          </w:tcPr>
          <w:p w14:paraId="7EE3880B" w14:textId="77777777" w:rsidR="00AD361C" w:rsidRDefault="00AD361C" w:rsidP="00AD361C">
            <w:pPr>
              <w:rPr>
                <w:b/>
              </w:rPr>
            </w:pPr>
            <w:r>
              <w:rPr>
                <w:b/>
              </w:rPr>
              <w:t>REG-20</w:t>
            </w:r>
          </w:p>
        </w:tc>
        <w:tc>
          <w:tcPr>
            <w:tcW w:w="8600" w:type="dxa"/>
          </w:tcPr>
          <w:p w14:paraId="79E709C6" w14:textId="19ADCE52" w:rsidR="00AD361C" w:rsidRPr="0068136F" w:rsidRDefault="009A46E3" w:rsidP="00AD361C">
            <w:r>
              <w:t>Unit will support any addendums for refrigeration controls</w:t>
            </w:r>
          </w:p>
        </w:tc>
        <w:tc>
          <w:tcPr>
            <w:tcW w:w="800" w:type="dxa"/>
            <w:tcBorders>
              <w:bottom w:val="single" w:sz="4" w:space="0" w:color="auto"/>
            </w:tcBorders>
            <w:shd w:val="clear" w:color="auto" w:fill="auto"/>
          </w:tcPr>
          <w:p w14:paraId="2F6EF3D5" w14:textId="77777777" w:rsidR="00AD361C" w:rsidRDefault="00AD361C" w:rsidP="00AD361C"/>
        </w:tc>
      </w:tr>
      <w:tr w:rsidR="00AD361C" w:rsidRPr="0068136F" w14:paraId="7C44697B" w14:textId="77777777" w:rsidTr="4BECCC26">
        <w:tc>
          <w:tcPr>
            <w:tcW w:w="1508" w:type="dxa"/>
            <w:tcBorders>
              <w:bottom w:val="single" w:sz="4" w:space="0" w:color="auto"/>
            </w:tcBorders>
            <w:shd w:val="clear" w:color="auto" w:fill="auto"/>
          </w:tcPr>
          <w:p w14:paraId="103DBE82" w14:textId="77777777" w:rsidR="00AD361C" w:rsidRDefault="00AD361C" w:rsidP="00AD361C">
            <w:pPr>
              <w:rPr>
                <w:b/>
              </w:rPr>
            </w:pPr>
            <w:r>
              <w:rPr>
                <w:b/>
              </w:rPr>
              <w:t>REG-30</w:t>
            </w:r>
          </w:p>
        </w:tc>
        <w:tc>
          <w:tcPr>
            <w:tcW w:w="8600" w:type="dxa"/>
          </w:tcPr>
          <w:p w14:paraId="2BC23275" w14:textId="77AE3012" w:rsidR="00AD361C" w:rsidRPr="0068136F" w:rsidRDefault="00AD361C" w:rsidP="00AD361C"/>
        </w:tc>
        <w:tc>
          <w:tcPr>
            <w:tcW w:w="800" w:type="dxa"/>
            <w:tcBorders>
              <w:bottom w:val="single" w:sz="4" w:space="0" w:color="auto"/>
            </w:tcBorders>
            <w:shd w:val="clear" w:color="auto" w:fill="auto"/>
          </w:tcPr>
          <w:p w14:paraId="541672F1" w14:textId="77777777" w:rsidR="00AD361C" w:rsidRDefault="00AD361C" w:rsidP="00AD361C"/>
        </w:tc>
      </w:tr>
      <w:tr w:rsidR="00AD361C" w:rsidRPr="0068136F" w14:paraId="7C56D6C9" w14:textId="77777777" w:rsidTr="4BECCC26">
        <w:tc>
          <w:tcPr>
            <w:tcW w:w="1508" w:type="dxa"/>
            <w:tcBorders>
              <w:bottom w:val="single" w:sz="4" w:space="0" w:color="auto"/>
            </w:tcBorders>
            <w:shd w:val="clear" w:color="auto" w:fill="auto"/>
          </w:tcPr>
          <w:p w14:paraId="47E468E2" w14:textId="77777777" w:rsidR="00AD361C" w:rsidRDefault="00AD361C" w:rsidP="00AD361C">
            <w:pPr>
              <w:rPr>
                <w:b/>
              </w:rPr>
            </w:pPr>
          </w:p>
        </w:tc>
        <w:tc>
          <w:tcPr>
            <w:tcW w:w="8600" w:type="dxa"/>
            <w:tcBorders>
              <w:bottom w:val="single" w:sz="4" w:space="0" w:color="auto"/>
            </w:tcBorders>
            <w:shd w:val="clear" w:color="auto" w:fill="auto"/>
          </w:tcPr>
          <w:p w14:paraId="20988A6F" w14:textId="77777777" w:rsidR="00AD361C" w:rsidRPr="0068136F" w:rsidRDefault="00AD361C" w:rsidP="00AD361C"/>
        </w:tc>
        <w:tc>
          <w:tcPr>
            <w:tcW w:w="800" w:type="dxa"/>
            <w:tcBorders>
              <w:bottom w:val="single" w:sz="4" w:space="0" w:color="auto"/>
            </w:tcBorders>
            <w:shd w:val="clear" w:color="auto" w:fill="auto"/>
          </w:tcPr>
          <w:p w14:paraId="1703801F" w14:textId="77777777" w:rsidR="00AD361C" w:rsidRDefault="00AD361C" w:rsidP="00AD361C"/>
        </w:tc>
      </w:tr>
      <w:tr w:rsidR="00AD361C" w:rsidRPr="0068136F" w14:paraId="16396C68" w14:textId="77777777" w:rsidTr="4BECCC26">
        <w:tc>
          <w:tcPr>
            <w:tcW w:w="1508" w:type="dxa"/>
            <w:shd w:val="clear" w:color="auto" w:fill="E0E0E0"/>
          </w:tcPr>
          <w:p w14:paraId="2A7ADFB2" w14:textId="77777777" w:rsidR="00AD361C" w:rsidRDefault="00AD361C" w:rsidP="00AD361C">
            <w:pPr>
              <w:rPr>
                <w:b/>
              </w:rPr>
            </w:pPr>
            <w:r>
              <w:rPr>
                <w:b/>
              </w:rPr>
              <w:t>ENV-00</w:t>
            </w:r>
          </w:p>
        </w:tc>
        <w:tc>
          <w:tcPr>
            <w:tcW w:w="8600" w:type="dxa"/>
            <w:shd w:val="clear" w:color="auto" w:fill="E0E0E0"/>
          </w:tcPr>
          <w:p w14:paraId="46E4811C" w14:textId="77777777" w:rsidR="00AD361C" w:rsidRDefault="00AD361C">
            <w:pPr>
              <w:pStyle w:val="Heading2"/>
              <w:rPr>
                <w:b/>
                <w:bCs/>
                <w:sz w:val="20"/>
                <w:szCs w:val="20"/>
              </w:rPr>
            </w:pPr>
            <w:bookmarkStart w:id="21" w:name="_Toc193621069"/>
            <w:bookmarkStart w:id="22" w:name="_Toc182228164"/>
            <w:r w:rsidRPr="4BECCC26">
              <w:rPr>
                <w:b/>
                <w:bCs/>
                <w:sz w:val="20"/>
                <w:szCs w:val="20"/>
              </w:rPr>
              <w:t>ENVIRONMENTAL</w:t>
            </w:r>
            <w:bookmarkEnd w:id="21"/>
            <w:bookmarkEnd w:id="22"/>
          </w:p>
        </w:tc>
        <w:tc>
          <w:tcPr>
            <w:tcW w:w="800" w:type="dxa"/>
            <w:shd w:val="clear" w:color="auto" w:fill="E0E0E0"/>
          </w:tcPr>
          <w:p w14:paraId="4739FA05" w14:textId="77777777" w:rsidR="00AD361C" w:rsidRDefault="00AD361C" w:rsidP="00AD361C"/>
        </w:tc>
      </w:tr>
      <w:tr w:rsidR="00AD361C" w:rsidRPr="0068136F" w14:paraId="2ACE348C" w14:textId="77777777" w:rsidTr="4BECCC26">
        <w:tc>
          <w:tcPr>
            <w:tcW w:w="1508" w:type="dxa"/>
            <w:shd w:val="clear" w:color="auto" w:fill="auto"/>
          </w:tcPr>
          <w:p w14:paraId="34009C69" w14:textId="77777777" w:rsidR="00AD361C" w:rsidRDefault="00AD361C" w:rsidP="00AD361C">
            <w:pPr>
              <w:rPr>
                <w:b/>
              </w:rPr>
            </w:pPr>
            <w:r>
              <w:rPr>
                <w:b/>
              </w:rPr>
              <w:t>ENV-10</w:t>
            </w:r>
          </w:p>
        </w:tc>
        <w:tc>
          <w:tcPr>
            <w:tcW w:w="8600" w:type="dxa"/>
          </w:tcPr>
          <w:p w14:paraId="167D3EB1" w14:textId="77777777" w:rsidR="00AD361C" w:rsidRPr="0068136F" w:rsidRDefault="00AD361C" w:rsidP="00AD361C">
            <w:r>
              <w:t>The control will be rated for a maximum ambient temperature of 158°F / 70°C, 95% maximum. non-condensing humidity</w:t>
            </w:r>
          </w:p>
        </w:tc>
        <w:tc>
          <w:tcPr>
            <w:tcW w:w="800" w:type="dxa"/>
            <w:shd w:val="clear" w:color="auto" w:fill="auto"/>
          </w:tcPr>
          <w:p w14:paraId="5DDAB7E8" w14:textId="77777777" w:rsidR="00AD361C" w:rsidRDefault="00AD361C" w:rsidP="00AD361C"/>
        </w:tc>
      </w:tr>
      <w:tr w:rsidR="00AD361C" w:rsidRPr="0068136F" w14:paraId="14063310" w14:textId="77777777" w:rsidTr="4BECCC26">
        <w:tc>
          <w:tcPr>
            <w:tcW w:w="1508" w:type="dxa"/>
            <w:shd w:val="clear" w:color="auto" w:fill="auto"/>
          </w:tcPr>
          <w:p w14:paraId="43C29C9A" w14:textId="77777777" w:rsidR="00AD361C" w:rsidRDefault="00AD361C" w:rsidP="00AD361C">
            <w:pPr>
              <w:rPr>
                <w:b/>
              </w:rPr>
            </w:pPr>
            <w:r>
              <w:rPr>
                <w:b/>
              </w:rPr>
              <w:t>ENV-20</w:t>
            </w:r>
          </w:p>
        </w:tc>
        <w:tc>
          <w:tcPr>
            <w:tcW w:w="8600" w:type="dxa"/>
          </w:tcPr>
          <w:p w14:paraId="1BFE8D33" w14:textId="1F22902A" w:rsidR="00AD361C" w:rsidRDefault="00AD361C" w:rsidP="00AD361C">
            <w:pPr>
              <w:jc w:val="both"/>
            </w:pPr>
            <w:r>
              <w:t xml:space="preserve">The control will operate in a stable condition for standard ESD discharge of up to 25KV from the front panel (when </w:t>
            </w:r>
            <w:r w:rsidR="003A5413">
              <w:t>installed in</w:t>
            </w:r>
            <w:r>
              <w:t xml:space="preserve"> the appliance)</w:t>
            </w:r>
          </w:p>
        </w:tc>
        <w:tc>
          <w:tcPr>
            <w:tcW w:w="800" w:type="dxa"/>
            <w:shd w:val="clear" w:color="auto" w:fill="auto"/>
          </w:tcPr>
          <w:p w14:paraId="0F7B9B6C" w14:textId="77777777" w:rsidR="00AD361C" w:rsidRDefault="00AD361C" w:rsidP="00AD361C"/>
        </w:tc>
      </w:tr>
      <w:tr w:rsidR="00AD361C" w:rsidRPr="0068136F" w14:paraId="107242EE" w14:textId="77777777" w:rsidTr="4BECCC26">
        <w:tc>
          <w:tcPr>
            <w:tcW w:w="1508" w:type="dxa"/>
            <w:tcBorders>
              <w:bottom w:val="single" w:sz="4" w:space="0" w:color="auto"/>
            </w:tcBorders>
            <w:shd w:val="clear" w:color="auto" w:fill="auto"/>
          </w:tcPr>
          <w:p w14:paraId="4CE1A276" w14:textId="77777777" w:rsidR="00AD361C" w:rsidRDefault="00AD361C" w:rsidP="00AD361C">
            <w:pPr>
              <w:rPr>
                <w:b/>
              </w:rPr>
            </w:pPr>
            <w:r>
              <w:rPr>
                <w:b/>
              </w:rPr>
              <w:t>ENV-30</w:t>
            </w:r>
          </w:p>
        </w:tc>
        <w:tc>
          <w:tcPr>
            <w:tcW w:w="8600" w:type="dxa"/>
            <w:tcBorders>
              <w:bottom w:val="single" w:sz="4" w:space="0" w:color="auto"/>
            </w:tcBorders>
          </w:tcPr>
          <w:p w14:paraId="072264CF" w14:textId="1675405D" w:rsidR="00AD361C" w:rsidRDefault="00AD361C" w:rsidP="00AD361C">
            <w:r>
              <w:t>The control will operate in a stable condition for standard EMF, Emissions, (allowed by agency), in its surroundings</w:t>
            </w:r>
            <w:r w:rsidR="004F6C52">
              <w:t xml:space="preserve"> when installed in the appliance</w:t>
            </w:r>
            <w:del w:id="23" w:author="Edward J. Musial" w:date="2022-09-07T11:14:00Z">
              <w:r w:rsidDel="004F6C52">
                <w:delText>.</w:delText>
              </w:r>
            </w:del>
          </w:p>
        </w:tc>
        <w:tc>
          <w:tcPr>
            <w:tcW w:w="800" w:type="dxa"/>
            <w:tcBorders>
              <w:bottom w:val="single" w:sz="4" w:space="0" w:color="auto"/>
            </w:tcBorders>
            <w:shd w:val="clear" w:color="auto" w:fill="auto"/>
          </w:tcPr>
          <w:p w14:paraId="4D8207CE" w14:textId="77777777" w:rsidR="00AD361C" w:rsidRDefault="00AD361C" w:rsidP="00AD361C"/>
        </w:tc>
      </w:tr>
      <w:tr w:rsidR="00AD361C" w:rsidRPr="0068136F" w14:paraId="48AFC03F" w14:textId="77777777" w:rsidTr="4BECCC26">
        <w:tc>
          <w:tcPr>
            <w:tcW w:w="1508" w:type="dxa"/>
            <w:tcBorders>
              <w:bottom w:val="single" w:sz="4" w:space="0" w:color="auto"/>
            </w:tcBorders>
            <w:shd w:val="clear" w:color="auto" w:fill="auto"/>
          </w:tcPr>
          <w:p w14:paraId="0A7E56D1" w14:textId="77777777" w:rsidR="00AD361C" w:rsidRDefault="00AD361C" w:rsidP="00AD361C">
            <w:pPr>
              <w:rPr>
                <w:b/>
              </w:rPr>
            </w:pPr>
          </w:p>
        </w:tc>
        <w:tc>
          <w:tcPr>
            <w:tcW w:w="8600" w:type="dxa"/>
            <w:tcBorders>
              <w:bottom w:val="single" w:sz="4" w:space="0" w:color="auto"/>
            </w:tcBorders>
            <w:shd w:val="clear" w:color="auto" w:fill="auto"/>
          </w:tcPr>
          <w:p w14:paraId="2BD545CD" w14:textId="77777777" w:rsidR="00AD361C" w:rsidRDefault="00AD361C" w:rsidP="00AD361C"/>
        </w:tc>
        <w:tc>
          <w:tcPr>
            <w:tcW w:w="800" w:type="dxa"/>
            <w:tcBorders>
              <w:bottom w:val="single" w:sz="4" w:space="0" w:color="auto"/>
            </w:tcBorders>
            <w:shd w:val="clear" w:color="auto" w:fill="auto"/>
          </w:tcPr>
          <w:p w14:paraId="2FE393F4" w14:textId="77777777" w:rsidR="00AD361C" w:rsidRDefault="00AD361C" w:rsidP="00AD361C"/>
        </w:tc>
      </w:tr>
    </w:tbl>
    <w:p w14:paraId="2D58A65C" w14:textId="77777777" w:rsidR="00020DED" w:rsidRDefault="00020DED" w:rsidP="00020DED"/>
    <w:p w14:paraId="4E83A46B" w14:textId="77777777" w:rsidR="000A30CD" w:rsidRDefault="000A30CD" w:rsidP="00020DED"/>
    <w:p w14:paraId="3CF2F409" w14:textId="77777777" w:rsidR="00020DED" w:rsidRDefault="00020DED" w:rsidP="00020DED"/>
    <w:p w14:paraId="4F88C43A" w14:textId="77777777" w:rsidR="00020DED" w:rsidRPr="002A5973" w:rsidRDefault="00020DED">
      <w:pPr>
        <w:pStyle w:val="Heading112pt"/>
        <w:numPr>
          <w:ilvl w:val="0"/>
          <w:numId w:val="4"/>
        </w:numPr>
      </w:pPr>
      <w:bookmarkStart w:id="24" w:name="_Toc182228165"/>
      <w:r>
        <w:t>OVERLAY AND LABEL REQUIREMENTS</w:t>
      </w:r>
      <w:bookmarkEnd w:id="24"/>
    </w:p>
    <w:p w14:paraId="4CDCBF6F" w14:textId="77777777" w:rsidR="00020DED" w:rsidRPr="00A63415" w:rsidRDefault="00020DED" w:rsidP="00020DED"/>
    <w:tbl>
      <w:tblPr>
        <w:tblpPr w:leftFromText="180" w:rightFromText="180" w:vertAnchor="text" w:horzAnchor="margin" w:tblpXSpec="center" w:tblpY="140"/>
        <w:tblW w:w="10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08"/>
        <w:gridCol w:w="8600"/>
        <w:gridCol w:w="800"/>
      </w:tblGrid>
      <w:tr w:rsidR="00020DED" w:rsidRPr="0068136F" w14:paraId="0815A30F" w14:textId="77777777" w:rsidTr="4BECCC26">
        <w:tc>
          <w:tcPr>
            <w:tcW w:w="1408" w:type="dxa"/>
            <w:shd w:val="clear" w:color="auto" w:fill="CCCCCC"/>
          </w:tcPr>
          <w:p w14:paraId="4BA8E169" w14:textId="77777777" w:rsidR="00020DED" w:rsidRDefault="00020DED">
            <w:pPr>
              <w:jc w:val="center"/>
              <w:rPr>
                <w:b/>
              </w:rPr>
            </w:pPr>
            <w:r>
              <w:rPr>
                <w:b/>
              </w:rPr>
              <w:t>Requirement Number</w:t>
            </w:r>
          </w:p>
        </w:tc>
        <w:tc>
          <w:tcPr>
            <w:tcW w:w="8600" w:type="dxa"/>
            <w:shd w:val="clear" w:color="auto" w:fill="CCCCCC"/>
          </w:tcPr>
          <w:p w14:paraId="28DC5C0D" w14:textId="77777777" w:rsidR="00020DED" w:rsidRDefault="00020DED">
            <w:pPr>
              <w:jc w:val="center"/>
              <w:rPr>
                <w:b/>
              </w:rPr>
            </w:pPr>
            <w:r>
              <w:rPr>
                <w:b/>
              </w:rPr>
              <w:t>Description</w:t>
            </w:r>
          </w:p>
          <w:p w14:paraId="28C42F92" w14:textId="77777777" w:rsidR="00020DED" w:rsidRDefault="00020DED">
            <w:pPr>
              <w:jc w:val="center"/>
              <w:rPr>
                <w:b/>
              </w:rPr>
            </w:pPr>
          </w:p>
        </w:tc>
        <w:tc>
          <w:tcPr>
            <w:tcW w:w="800" w:type="dxa"/>
            <w:shd w:val="clear" w:color="auto" w:fill="CCCCCC"/>
          </w:tcPr>
          <w:p w14:paraId="0961CD82" w14:textId="77777777" w:rsidR="00020DED" w:rsidRDefault="00020DED">
            <w:pPr>
              <w:jc w:val="center"/>
              <w:rPr>
                <w:b/>
              </w:rPr>
            </w:pPr>
          </w:p>
        </w:tc>
      </w:tr>
      <w:tr w:rsidR="00020DED" w:rsidRPr="0068136F" w14:paraId="06077BC7" w14:textId="77777777" w:rsidTr="4BECCC26">
        <w:tc>
          <w:tcPr>
            <w:tcW w:w="1408" w:type="dxa"/>
            <w:tcBorders>
              <w:bottom w:val="single" w:sz="4" w:space="0" w:color="auto"/>
            </w:tcBorders>
            <w:shd w:val="clear" w:color="auto" w:fill="auto"/>
          </w:tcPr>
          <w:p w14:paraId="411D3E15" w14:textId="77777777" w:rsidR="00020DED" w:rsidRDefault="00020DED">
            <w:pPr>
              <w:rPr>
                <w:b/>
              </w:rPr>
            </w:pPr>
          </w:p>
        </w:tc>
        <w:tc>
          <w:tcPr>
            <w:tcW w:w="8600" w:type="dxa"/>
            <w:tcBorders>
              <w:bottom w:val="single" w:sz="4" w:space="0" w:color="auto"/>
            </w:tcBorders>
            <w:shd w:val="clear" w:color="auto" w:fill="auto"/>
          </w:tcPr>
          <w:p w14:paraId="19E377FC" w14:textId="77777777" w:rsidR="00020DED" w:rsidRDefault="00020DED"/>
        </w:tc>
        <w:tc>
          <w:tcPr>
            <w:tcW w:w="800" w:type="dxa"/>
            <w:tcBorders>
              <w:bottom w:val="single" w:sz="4" w:space="0" w:color="auto"/>
            </w:tcBorders>
            <w:shd w:val="clear" w:color="auto" w:fill="auto"/>
          </w:tcPr>
          <w:p w14:paraId="467EB58B" w14:textId="77777777" w:rsidR="00020DED" w:rsidRDefault="00020DED"/>
        </w:tc>
      </w:tr>
      <w:tr w:rsidR="00020DED" w:rsidRPr="0068136F" w14:paraId="7C3D7529" w14:textId="77777777" w:rsidTr="4BECCC26">
        <w:tc>
          <w:tcPr>
            <w:tcW w:w="1408" w:type="dxa"/>
            <w:shd w:val="clear" w:color="auto" w:fill="E0E0E0"/>
          </w:tcPr>
          <w:p w14:paraId="68243272" w14:textId="77777777" w:rsidR="00020DED" w:rsidRDefault="00020DED">
            <w:pPr>
              <w:rPr>
                <w:b/>
              </w:rPr>
            </w:pPr>
            <w:r>
              <w:rPr>
                <w:b/>
              </w:rPr>
              <w:t>OL-00</w:t>
            </w:r>
          </w:p>
        </w:tc>
        <w:tc>
          <w:tcPr>
            <w:tcW w:w="8600" w:type="dxa"/>
            <w:shd w:val="clear" w:color="auto" w:fill="E0E0E0"/>
          </w:tcPr>
          <w:p w14:paraId="4FB01F3F" w14:textId="77777777" w:rsidR="00020DED" w:rsidRDefault="00020DED">
            <w:pPr>
              <w:pStyle w:val="Heading2"/>
              <w:rPr>
                <w:b/>
                <w:bCs/>
                <w:sz w:val="20"/>
                <w:szCs w:val="20"/>
              </w:rPr>
            </w:pPr>
            <w:bookmarkStart w:id="25" w:name="_Toc193621074"/>
            <w:bookmarkStart w:id="26" w:name="_Toc182228166"/>
            <w:r w:rsidRPr="4BECCC26">
              <w:rPr>
                <w:b/>
                <w:bCs/>
                <w:sz w:val="20"/>
                <w:szCs w:val="20"/>
              </w:rPr>
              <w:t>OVERLAY</w:t>
            </w:r>
            <w:bookmarkEnd w:id="25"/>
            <w:bookmarkEnd w:id="26"/>
          </w:p>
        </w:tc>
        <w:tc>
          <w:tcPr>
            <w:tcW w:w="800" w:type="dxa"/>
            <w:shd w:val="clear" w:color="auto" w:fill="E0E0E0"/>
          </w:tcPr>
          <w:p w14:paraId="32AB99F1" w14:textId="77777777" w:rsidR="00020DED" w:rsidRDefault="00020DED"/>
        </w:tc>
      </w:tr>
      <w:tr w:rsidR="00AD361C" w:rsidRPr="0068136F" w14:paraId="69CB5C19" w14:textId="77777777" w:rsidTr="4BECCC26">
        <w:tc>
          <w:tcPr>
            <w:tcW w:w="1408" w:type="dxa"/>
            <w:shd w:val="clear" w:color="auto" w:fill="auto"/>
          </w:tcPr>
          <w:p w14:paraId="5CC49217" w14:textId="77777777" w:rsidR="00AD361C" w:rsidRDefault="00AD361C" w:rsidP="00AD361C">
            <w:pPr>
              <w:rPr>
                <w:b/>
              </w:rPr>
            </w:pPr>
            <w:r>
              <w:rPr>
                <w:b/>
              </w:rPr>
              <w:t>OL-10</w:t>
            </w:r>
          </w:p>
        </w:tc>
        <w:tc>
          <w:tcPr>
            <w:tcW w:w="8600" w:type="dxa"/>
          </w:tcPr>
          <w:p w14:paraId="7C256148" w14:textId="6F35D351" w:rsidR="00AD361C" w:rsidRDefault="00AD361C" w:rsidP="00AD361C">
            <w:r>
              <w:t xml:space="preserve">The control will have a mylar overlay with </w:t>
            </w:r>
            <w:r w:rsidR="00890A6B">
              <w:t>any necessary branding graphics</w:t>
            </w:r>
          </w:p>
        </w:tc>
        <w:tc>
          <w:tcPr>
            <w:tcW w:w="800" w:type="dxa"/>
          </w:tcPr>
          <w:p w14:paraId="4111FAB2" w14:textId="77777777" w:rsidR="00AD361C" w:rsidRDefault="00AD361C" w:rsidP="00AD361C"/>
        </w:tc>
      </w:tr>
      <w:tr w:rsidR="00AD361C" w:rsidRPr="0068136F" w14:paraId="76BBD8B9" w14:textId="77777777" w:rsidTr="4BECCC26">
        <w:tc>
          <w:tcPr>
            <w:tcW w:w="1408" w:type="dxa"/>
            <w:shd w:val="clear" w:color="auto" w:fill="auto"/>
          </w:tcPr>
          <w:p w14:paraId="39991854" w14:textId="77777777" w:rsidR="00AD361C" w:rsidRDefault="00AD361C" w:rsidP="00AD361C">
            <w:pPr>
              <w:rPr>
                <w:b/>
              </w:rPr>
            </w:pPr>
          </w:p>
        </w:tc>
        <w:tc>
          <w:tcPr>
            <w:tcW w:w="8600" w:type="dxa"/>
            <w:shd w:val="clear" w:color="auto" w:fill="auto"/>
          </w:tcPr>
          <w:p w14:paraId="414721E9" w14:textId="77777777" w:rsidR="00AD361C" w:rsidRDefault="00AD361C" w:rsidP="00AD361C"/>
        </w:tc>
        <w:tc>
          <w:tcPr>
            <w:tcW w:w="800" w:type="dxa"/>
            <w:shd w:val="clear" w:color="auto" w:fill="auto"/>
          </w:tcPr>
          <w:p w14:paraId="60ECC7DA" w14:textId="77777777" w:rsidR="00AD361C" w:rsidRDefault="00AD361C" w:rsidP="00AD361C"/>
        </w:tc>
      </w:tr>
      <w:tr w:rsidR="00AD361C" w:rsidRPr="0068136F" w14:paraId="5C2FD6C4" w14:textId="77777777" w:rsidTr="4BECCC26">
        <w:tc>
          <w:tcPr>
            <w:tcW w:w="1408" w:type="dxa"/>
            <w:shd w:val="clear" w:color="auto" w:fill="E0E0E0"/>
          </w:tcPr>
          <w:p w14:paraId="793901CD" w14:textId="77777777" w:rsidR="00AD361C" w:rsidRDefault="00AD361C" w:rsidP="00AD361C">
            <w:pPr>
              <w:rPr>
                <w:b/>
              </w:rPr>
            </w:pPr>
            <w:r>
              <w:rPr>
                <w:b/>
              </w:rPr>
              <w:t>LAB-00</w:t>
            </w:r>
          </w:p>
        </w:tc>
        <w:tc>
          <w:tcPr>
            <w:tcW w:w="8600" w:type="dxa"/>
            <w:shd w:val="clear" w:color="auto" w:fill="E0E0E0"/>
          </w:tcPr>
          <w:p w14:paraId="1B071DC5" w14:textId="77777777" w:rsidR="00AD361C" w:rsidRDefault="00AD361C">
            <w:pPr>
              <w:pStyle w:val="Heading2"/>
              <w:rPr>
                <w:b/>
                <w:bCs/>
                <w:sz w:val="20"/>
                <w:szCs w:val="20"/>
              </w:rPr>
            </w:pPr>
            <w:bookmarkStart w:id="27" w:name="_Toc193621075"/>
            <w:bookmarkStart w:id="28" w:name="_Toc182228167"/>
            <w:r w:rsidRPr="4BECCC26">
              <w:rPr>
                <w:b/>
                <w:bCs/>
                <w:sz w:val="20"/>
                <w:szCs w:val="20"/>
              </w:rPr>
              <w:t>LABELS</w:t>
            </w:r>
            <w:bookmarkEnd w:id="27"/>
            <w:bookmarkEnd w:id="28"/>
          </w:p>
        </w:tc>
        <w:tc>
          <w:tcPr>
            <w:tcW w:w="800" w:type="dxa"/>
            <w:shd w:val="clear" w:color="auto" w:fill="E0E0E0"/>
          </w:tcPr>
          <w:p w14:paraId="7B0DD1A0" w14:textId="77777777" w:rsidR="00AD361C" w:rsidRDefault="00AD361C" w:rsidP="00AD361C"/>
        </w:tc>
      </w:tr>
      <w:tr w:rsidR="00AD361C" w:rsidRPr="0068136F" w14:paraId="6BC1AA22" w14:textId="77777777" w:rsidTr="4BECCC26">
        <w:tc>
          <w:tcPr>
            <w:tcW w:w="1408" w:type="dxa"/>
            <w:shd w:val="clear" w:color="auto" w:fill="auto"/>
          </w:tcPr>
          <w:p w14:paraId="324F0FEB" w14:textId="77777777" w:rsidR="00AD361C" w:rsidRDefault="00AD361C" w:rsidP="00AD361C">
            <w:pPr>
              <w:rPr>
                <w:b/>
              </w:rPr>
            </w:pPr>
            <w:r>
              <w:rPr>
                <w:b/>
              </w:rPr>
              <w:t>LAB-10</w:t>
            </w:r>
          </w:p>
        </w:tc>
        <w:tc>
          <w:tcPr>
            <w:tcW w:w="8600" w:type="dxa"/>
          </w:tcPr>
          <w:p w14:paraId="1E2287BC" w14:textId="77777777" w:rsidR="00AD361C" w:rsidRPr="0068136F" w:rsidRDefault="00AD361C" w:rsidP="00AD361C">
            <w:r>
              <w:t>Standard KB product labeling with serial number, date code, ECL revision, agency listings.</w:t>
            </w:r>
          </w:p>
        </w:tc>
        <w:tc>
          <w:tcPr>
            <w:tcW w:w="800" w:type="dxa"/>
          </w:tcPr>
          <w:p w14:paraId="2DBDF736" w14:textId="77777777" w:rsidR="00AD361C" w:rsidRDefault="00AD361C" w:rsidP="00AD361C"/>
        </w:tc>
      </w:tr>
      <w:tr w:rsidR="00AD361C" w:rsidRPr="0068136F" w14:paraId="67C4628A" w14:textId="77777777" w:rsidTr="4BECCC26">
        <w:tc>
          <w:tcPr>
            <w:tcW w:w="1408" w:type="dxa"/>
            <w:shd w:val="clear" w:color="auto" w:fill="auto"/>
          </w:tcPr>
          <w:p w14:paraId="7FA8BA2E" w14:textId="77777777" w:rsidR="00AD361C" w:rsidRDefault="00AD361C" w:rsidP="00AD361C">
            <w:pPr>
              <w:rPr>
                <w:b/>
              </w:rPr>
            </w:pPr>
            <w:r>
              <w:rPr>
                <w:b/>
              </w:rPr>
              <w:t>LAB-20</w:t>
            </w:r>
          </w:p>
        </w:tc>
        <w:tc>
          <w:tcPr>
            <w:tcW w:w="8600" w:type="dxa"/>
          </w:tcPr>
          <w:p w14:paraId="06FB8335" w14:textId="77777777" w:rsidR="00AD361C" w:rsidRPr="0068136F" w:rsidRDefault="00AD361C" w:rsidP="00AD361C">
            <w:r>
              <w:t xml:space="preserve">Master pack boxes to the customer will also be labeled on the outside of the box for receiving/inspection </w:t>
            </w:r>
          </w:p>
        </w:tc>
        <w:tc>
          <w:tcPr>
            <w:tcW w:w="800" w:type="dxa"/>
          </w:tcPr>
          <w:p w14:paraId="79E52B8B" w14:textId="77777777" w:rsidR="00AD361C" w:rsidRDefault="00AD361C" w:rsidP="00AD361C"/>
        </w:tc>
      </w:tr>
      <w:tr w:rsidR="00AD361C" w:rsidRPr="0068136F" w14:paraId="12E1817C" w14:textId="77777777" w:rsidTr="4BECCC26">
        <w:tc>
          <w:tcPr>
            <w:tcW w:w="1408" w:type="dxa"/>
            <w:shd w:val="clear" w:color="auto" w:fill="auto"/>
          </w:tcPr>
          <w:p w14:paraId="74052976" w14:textId="77777777" w:rsidR="00AD361C" w:rsidRDefault="00AD361C" w:rsidP="00AD361C">
            <w:pPr>
              <w:rPr>
                <w:b/>
              </w:rPr>
            </w:pPr>
          </w:p>
        </w:tc>
        <w:tc>
          <w:tcPr>
            <w:tcW w:w="8600" w:type="dxa"/>
            <w:shd w:val="clear" w:color="auto" w:fill="auto"/>
          </w:tcPr>
          <w:p w14:paraId="05149233" w14:textId="77777777" w:rsidR="00AD361C" w:rsidRPr="0068136F" w:rsidRDefault="00AD361C" w:rsidP="00AD361C"/>
        </w:tc>
        <w:tc>
          <w:tcPr>
            <w:tcW w:w="800" w:type="dxa"/>
            <w:shd w:val="clear" w:color="auto" w:fill="auto"/>
          </w:tcPr>
          <w:p w14:paraId="01396B99" w14:textId="77777777" w:rsidR="00AD361C" w:rsidRDefault="00AD361C" w:rsidP="00AD361C"/>
        </w:tc>
      </w:tr>
    </w:tbl>
    <w:p w14:paraId="17B8090A" w14:textId="77777777" w:rsidR="00890A6B" w:rsidRDefault="00890A6B" w:rsidP="00890A6B">
      <w:pPr>
        <w:pStyle w:val="Heading112pt"/>
        <w:numPr>
          <w:ilvl w:val="0"/>
          <w:numId w:val="0"/>
        </w:numPr>
        <w:ind w:left="432"/>
      </w:pPr>
      <w:bookmarkStart w:id="29" w:name="_Toc193621085"/>
    </w:p>
    <w:p w14:paraId="2C18F6C8" w14:textId="61F139EE" w:rsidR="00020DED" w:rsidRDefault="1CDC674B">
      <w:pPr>
        <w:pStyle w:val="Heading112pt"/>
        <w:numPr>
          <w:ilvl w:val="0"/>
          <w:numId w:val="4"/>
        </w:numPr>
      </w:pPr>
      <w:bookmarkStart w:id="30" w:name="_Toc182228168"/>
      <w:r>
        <w:t>S</w:t>
      </w:r>
      <w:r w:rsidR="7FE4A7FF">
        <w:t>OFTWARE REQUIREMENTS</w:t>
      </w:r>
      <w:bookmarkEnd w:id="29"/>
      <w:r w:rsidR="00C775CF">
        <w:t xml:space="preserve"> – MODULARM PLUS</w:t>
      </w:r>
      <w:bookmarkEnd w:id="30"/>
    </w:p>
    <w:p w14:paraId="4DA7E178" w14:textId="1EC33D44" w:rsidR="001D22E0" w:rsidRPr="001D22E0" w:rsidRDefault="001D22E0" w:rsidP="001D22E0">
      <w:pPr>
        <w:pStyle w:val="Heading112pt"/>
        <w:numPr>
          <w:ilvl w:val="0"/>
          <w:numId w:val="0"/>
        </w:numPr>
        <w:ind w:left="432"/>
        <w:rPr>
          <w:b w:val="0"/>
          <w:bCs w:val="0"/>
        </w:rPr>
      </w:pPr>
      <w:r w:rsidRPr="001D22E0">
        <w:rPr>
          <w:b w:val="0"/>
          <w:bCs w:val="0"/>
        </w:rPr>
        <w:t>Note: Various logic at the time this document is written will require additional research with respect to refrigeration control</w:t>
      </w:r>
      <w:r>
        <w:rPr>
          <w:b w:val="0"/>
          <w:bCs w:val="0"/>
        </w:rPr>
        <w:t>,</w:t>
      </w:r>
      <w:r w:rsidRPr="001D22E0">
        <w:rPr>
          <w:b w:val="0"/>
          <w:bCs w:val="0"/>
        </w:rPr>
        <w:t xml:space="preserve"> and details will be added as the logic becomes known.</w:t>
      </w:r>
      <w:r>
        <w:rPr>
          <w:b w:val="0"/>
          <w:bCs w:val="0"/>
        </w:rPr>
        <w:t xml:space="preserve"> </w:t>
      </w:r>
      <w:proofErr w:type="gramStart"/>
      <w:r>
        <w:rPr>
          <w:b w:val="0"/>
          <w:bCs w:val="0"/>
        </w:rPr>
        <w:t>Specifically</w:t>
      </w:r>
      <w:proofErr w:type="gramEnd"/>
      <w:r>
        <w:rPr>
          <w:b w:val="0"/>
          <w:bCs w:val="0"/>
        </w:rPr>
        <w:t xml:space="preserve"> Sections 7.3 &amp; 8.2 as an example.</w:t>
      </w:r>
    </w:p>
    <w:p w14:paraId="54C022DB" w14:textId="77777777" w:rsidR="00020DED" w:rsidRPr="00A63415" w:rsidRDefault="00020DED" w:rsidP="00020DED"/>
    <w:tbl>
      <w:tblPr>
        <w:tblW w:w="10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07"/>
        <w:gridCol w:w="8604"/>
        <w:gridCol w:w="811"/>
      </w:tblGrid>
      <w:tr w:rsidR="00020DED" w14:paraId="33848D9C" w14:textId="77777777" w:rsidTr="00C775CF">
        <w:trPr>
          <w:jc w:val="center"/>
        </w:trPr>
        <w:tc>
          <w:tcPr>
            <w:tcW w:w="1507" w:type="dxa"/>
            <w:shd w:val="clear" w:color="auto" w:fill="CCCCCC"/>
          </w:tcPr>
          <w:p w14:paraId="6A062158" w14:textId="77777777" w:rsidR="00020DED" w:rsidRDefault="00020DED">
            <w:pPr>
              <w:jc w:val="center"/>
              <w:rPr>
                <w:b/>
              </w:rPr>
            </w:pPr>
            <w:r>
              <w:rPr>
                <w:b/>
              </w:rPr>
              <w:t>Requirement</w:t>
            </w:r>
          </w:p>
          <w:p w14:paraId="083A1B7E" w14:textId="77777777" w:rsidR="00020DED" w:rsidRDefault="00020DED">
            <w:pPr>
              <w:jc w:val="center"/>
              <w:rPr>
                <w:b/>
              </w:rPr>
            </w:pPr>
            <w:r>
              <w:rPr>
                <w:b/>
              </w:rPr>
              <w:t>Number</w:t>
            </w:r>
          </w:p>
        </w:tc>
        <w:tc>
          <w:tcPr>
            <w:tcW w:w="8604" w:type="dxa"/>
            <w:shd w:val="clear" w:color="auto" w:fill="CCCCCC"/>
          </w:tcPr>
          <w:p w14:paraId="383D612E" w14:textId="77777777" w:rsidR="00020DED" w:rsidRDefault="00020DED">
            <w:pPr>
              <w:jc w:val="center"/>
              <w:rPr>
                <w:b/>
              </w:rPr>
            </w:pPr>
            <w:r>
              <w:rPr>
                <w:b/>
              </w:rPr>
              <w:t>Description</w:t>
            </w:r>
          </w:p>
        </w:tc>
        <w:tc>
          <w:tcPr>
            <w:tcW w:w="811" w:type="dxa"/>
            <w:shd w:val="clear" w:color="auto" w:fill="CCCCCC"/>
          </w:tcPr>
          <w:p w14:paraId="25C5E23A" w14:textId="77777777" w:rsidR="00020DED" w:rsidRDefault="00020DED">
            <w:pPr>
              <w:jc w:val="center"/>
              <w:rPr>
                <w:b/>
              </w:rPr>
            </w:pPr>
          </w:p>
        </w:tc>
      </w:tr>
      <w:tr w:rsidR="00020DED" w14:paraId="6A38CBE7" w14:textId="77777777" w:rsidTr="00C775CF">
        <w:trPr>
          <w:jc w:val="center"/>
        </w:trPr>
        <w:tc>
          <w:tcPr>
            <w:tcW w:w="1507" w:type="dxa"/>
            <w:tcBorders>
              <w:bottom w:val="single" w:sz="4" w:space="0" w:color="auto"/>
            </w:tcBorders>
            <w:shd w:val="clear" w:color="auto" w:fill="auto"/>
          </w:tcPr>
          <w:p w14:paraId="7F395888" w14:textId="77777777" w:rsidR="00020DED" w:rsidRDefault="00020DED" w:rsidP="00020DED">
            <w:pPr>
              <w:rPr>
                <w:b/>
              </w:rPr>
            </w:pPr>
          </w:p>
        </w:tc>
        <w:tc>
          <w:tcPr>
            <w:tcW w:w="8604" w:type="dxa"/>
            <w:tcBorders>
              <w:bottom w:val="single" w:sz="4" w:space="0" w:color="auto"/>
            </w:tcBorders>
            <w:shd w:val="clear" w:color="auto" w:fill="auto"/>
          </w:tcPr>
          <w:p w14:paraId="560668D1" w14:textId="77777777" w:rsidR="00020DED" w:rsidRDefault="00020DED" w:rsidP="00020DED"/>
        </w:tc>
        <w:tc>
          <w:tcPr>
            <w:tcW w:w="811" w:type="dxa"/>
            <w:tcBorders>
              <w:bottom w:val="single" w:sz="4" w:space="0" w:color="auto"/>
            </w:tcBorders>
            <w:shd w:val="clear" w:color="auto" w:fill="auto"/>
          </w:tcPr>
          <w:p w14:paraId="4EF00D3D" w14:textId="77777777" w:rsidR="00020DED" w:rsidRDefault="00020DED" w:rsidP="00020DED"/>
        </w:tc>
      </w:tr>
      <w:tr w:rsidR="00020DED" w14:paraId="438D6DA6" w14:textId="77777777" w:rsidTr="00C775CF">
        <w:trPr>
          <w:jc w:val="center"/>
        </w:trPr>
        <w:tc>
          <w:tcPr>
            <w:tcW w:w="1507" w:type="dxa"/>
            <w:shd w:val="clear" w:color="auto" w:fill="D9D9D9" w:themeFill="background1" w:themeFillShade="D9"/>
          </w:tcPr>
          <w:p w14:paraId="1FF34898" w14:textId="1F8E51C8" w:rsidR="00020DED" w:rsidRDefault="009C3517" w:rsidP="00020DED">
            <w:pPr>
              <w:rPr>
                <w:b/>
              </w:rPr>
            </w:pPr>
            <w:r>
              <w:rPr>
                <w:b/>
              </w:rPr>
              <w:t>DISP</w:t>
            </w:r>
            <w:r w:rsidR="00020DED">
              <w:rPr>
                <w:b/>
              </w:rPr>
              <w:t>-00</w:t>
            </w:r>
          </w:p>
        </w:tc>
        <w:tc>
          <w:tcPr>
            <w:tcW w:w="8604" w:type="dxa"/>
            <w:shd w:val="clear" w:color="auto" w:fill="D9D9D9" w:themeFill="background1" w:themeFillShade="D9"/>
          </w:tcPr>
          <w:p w14:paraId="5334A35E" w14:textId="0835EBD9" w:rsidR="00020DED" w:rsidRDefault="43F1FAED">
            <w:pPr>
              <w:pStyle w:val="Heading2"/>
              <w:rPr>
                <w:b/>
                <w:bCs/>
                <w:sz w:val="20"/>
                <w:szCs w:val="20"/>
              </w:rPr>
            </w:pPr>
            <w:bookmarkStart w:id="31" w:name="_Toc182228169"/>
            <w:bookmarkStart w:id="32" w:name="_Toc193621086"/>
            <w:r w:rsidRPr="4BECCC26">
              <w:rPr>
                <w:b/>
                <w:bCs/>
                <w:sz w:val="20"/>
                <w:szCs w:val="20"/>
              </w:rPr>
              <w:t>DISPLAY</w:t>
            </w:r>
            <w:bookmarkEnd w:id="31"/>
            <w:r w:rsidRPr="4BECCC26">
              <w:rPr>
                <w:b/>
                <w:bCs/>
                <w:sz w:val="20"/>
                <w:szCs w:val="20"/>
              </w:rPr>
              <w:t xml:space="preserve"> </w:t>
            </w:r>
            <w:bookmarkEnd w:id="32"/>
          </w:p>
        </w:tc>
        <w:tc>
          <w:tcPr>
            <w:tcW w:w="811" w:type="dxa"/>
            <w:shd w:val="clear" w:color="auto" w:fill="D9D9D9" w:themeFill="background1" w:themeFillShade="D9"/>
          </w:tcPr>
          <w:p w14:paraId="256C372D" w14:textId="77777777" w:rsidR="00020DED" w:rsidRDefault="00020DED" w:rsidP="00020DED"/>
        </w:tc>
      </w:tr>
      <w:tr w:rsidR="00020DED" w14:paraId="425C4D05" w14:textId="77777777" w:rsidTr="00C775CF">
        <w:trPr>
          <w:jc w:val="center"/>
        </w:trPr>
        <w:tc>
          <w:tcPr>
            <w:tcW w:w="1507" w:type="dxa"/>
            <w:shd w:val="clear" w:color="auto" w:fill="auto"/>
          </w:tcPr>
          <w:p w14:paraId="23B44AE7" w14:textId="71B88761" w:rsidR="00020DED" w:rsidRPr="00DA5D5A" w:rsidRDefault="009C3517" w:rsidP="00020DED">
            <w:pPr>
              <w:rPr>
                <w:b/>
              </w:rPr>
            </w:pPr>
            <w:r w:rsidRPr="00DA5D5A">
              <w:rPr>
                <w:b/>
              </w:rPr>
              <w:t>DISP</w:t>
            </w:r>
            <w:r w:rsidR="00020DED" w:rsidRPr="00DA5D5A">
              <w:rPr>
                <w:b/>
              </w:rPr>
              <w:t>-10</w:t>
            </w:r>
          </w:p>
        </w:tc>
        <w:tc>
          <w:tcPr>
            <w:tcW w:w="8604" w:type="dxa"/>
            <w:shd w:val="clear" w:color="auto" w:fill="auto"/>
          </w:tcPr>
          <w:p w14:paraId="56AA5257" w14:textId="53600225" w:rsidR="00020DED" w:rsidRPr="00DA5D5A" w:rsidRDefault="00DA5D5A" w:rsidP="00020DED">
            <w:r w:rsidRPr="00DA5D5A">
              <w:t>Display will be configured for portrait operation</w:t>
            </w:r>
          </w:p>
        </w:tc>
        <w:tc>
          <w:tcPr>
            <w:tcW w:w="811" w:type="dxa"/>
            <w:shd w:val="clear" w:color="auto" w:fill="auto"/>
          </w:tcPr>
          <w:p w14:paraId="5F25A5F3" w14:textId="77777777" w:rsidR="00020DED" w:rsidRDefault="00020DED" w:rsidP="00020DED"/>
        </w:tc>
      </w:tr>
      <w:tr w:rsidR="00227B3F" w14:paraId="008EC62B" w14:textId="77777777" w:rsidTr="00C775CF">
        <w:trPr>
          <w:jc w:val="center"/>
        </w:trPr>
        <w:tc>
          <w:tcPr>
            <w:tcW w:w="1507" w:type="dxa"/>
            <w:tcBorders>
              <w:bottom w:val="single" w:sz="4" w:space="0" w:color="auto"/>
            </w:tcBorders>
            <w:shd w:val="clear" w:color="auto" w:fill="auto"/>
          </w:tcPr>
          <w:p w14:paraId="50A5A34E" w14:textId="4A624A9C" w:rsidR="00227B3F" w:rsidRDefault="00227B3F" w:rsidP="00020DED">
            <w:pPr>
              <w:rPr>
                <w:b/>
              </w:rPr>
            </w:pPr>
            <w:r>
              <w:rPr>
                <w:b/>
              </w:rPr>
              <w:t>DISP-20</w:t>
            </w:r>
          </w:p>
        </w:tc>
        <w:tc>
          <w:tcPr>
            <w:tcW w:w="8604" w:type="dxa"/>
            <w:tcBorders>
              <w:bottom w:val="single" w:sz="4" w:space="0" w:color="auto"/>
            </w:tcBorders>
            <w:shd w:val="clear" w:color="auto" w:fill="auto"/>
          </w:tcPr>
          <w:p w14:paraId="7D76B914" w14:textId="2CA195FC" w:rsidR="00227B3F" w:rsidRDefault="00227B3F" w:rsidP="00020DED">
            <w:r>
              <w:t xml:space="preserve">There will be a new icon added to the home screen called INFO. This will be freehand text field installers or OEMs can add pertinent information for a service technician. Such as: OEM contact information, refrigeration type, date of last service, date of install, etc. </w:t>
            </w:r>
          </w:p>
        </w:tc>
        <w:tc>
          <w:tcPr>
            <w:tcW w:w="811" w:type="dxa"/>
            <w:tcBorders>
              <w:bottom w:val="single" w:sz="4" w:space="0" w:color="auto"/>
            </w:tcBorders>
            <w:shd w:val="clear" w:color="auto" w:fill="auto"/>
          </w:tcPr>
          <w:p w14:paraId="4EA73AFC" w14:textId="77777777" w:rsidR="00227B3F" w:rsidRDefault="00227B3F" w:rsidP="00020DED"/>
        </w:tc>
      </w:tr>
      <w:tr w:rsidR="008C4BC0" w14:paraId="0A49AE2C" w14:textId="77777777" w:rsidTr="00C775CF">
        <w:trPr>
          <w:jc w:val="center"/>
        </w:trPr>
        <w:tc>
          <w:tcPr>
            <w:tcW w:w="1507" w:type="dxa"/>
            <w:tcBorders>
              <w:bottom w:val="single" w:sz="4" w:space="0" w:color="auto"/>
            </w:tcBorders>
            <w:shd w:val="clear" w:color="auto" w:fill="auto"/>
          </w:tcPr>
          <w:p w14:paraId="49065DC3" w14:textId="0A178AEB" w:rsidR="008C4BC0" w:rsidRDefault="008C4BC0" w:rsidP="00020DED">
            <w:pPr>
              <w:rPr>
                <w:b/>
              </w:rPr>
            </w:pPr>
            <w:r>
              <w:rPr>
                <w:b/>
              </w:rPr>
              <w:t>DISP-30</w:t>
            </w:r>
          </w:p>
        </w:tc>
        <w:tc>
          <w:tcPr>
            <w:tcW w:w="8604" w:type="dxa"/>
            <w:tcBorders>
              <w:bottom w:val="single" w:sz="4" w:space="0" w:color="auto"/>
            </w:tcBorders>
            <w:shd w:val="clear" w:color="auto" w:fill="auto"/>
          </w:tcPr>
          <w:p w14:paraId="1447E57F" w14:textId="14194549" w:rsidR="008C4BC0" w:rsidRDefault="008C4BC0" w:rsidP="00020DED">
            <w:r>
              <w:t xml:space="preserve">There will be an option in system programming to display and transit to </w:t>
            </w:r>
            <w:proofErr w:type="spellStart"/>
            <w:r>
              <w:t>KorrectTemp</w:t>
            </w:r>
            <w:proofErr w:type="spellEnd"/>
            <w:r>
              <w:t xml:space="preserve"> 1/10ths of a degree – both in degrees F &amp; C for the walk in air temperature. </w:t>
            </w:r>
            <w:proofErr w:type="spellStart"/>
            <w:r>
              <w:t>Enduser</w:t>
            </w:r>
            <w:proofErr w:type="spellEnd"/>
            <w:r>
              <w:t xml:space="preserve"> can select if desired.  (Ex: 24.7 Degrees C). This is required for certain applications used in product storage, hospital, or lab applications.</w:t>
            </w:r>
          </w:p>
        </w:tc>
        <w:tc>
          <w:tcPr>
            <w:tcW w:w="811" w:type="dxa"/>
            <w:tcBorders>
              <w:bottom w:val="single" w:sz="4" w:space="0" w:color="auto"/>
            </w:tcBorders>
            <w:shd w:val="clear" w:color="auto" w:fill="auto"/>
          </w:tcPr>
          <w:p w14:paraId="253C02F1" w14:textId="77777777" w:rsidR="008C4BC0" w:rsidRDefault="008C4BC0" w:rsidP="00020DED"/>
        </w:tc>
      </w:tr>
      <w:tr w:rsidR="00020DED" w14:paraId="2C271CE7" w14:textId="77777777" w:rsidTr="00C775CF">
        <w:trPr>
          <w:jc w:val="center"/>
        </w:trPr>
        <w:tc>
          <w:tcPr>
            <w:tcW w:w="1507" w:type="dxa"/>
            <w:tcBorders>
              <w:bottom w:val="single" w:sz="4" w:space="0" w:color="auto"/>
            </w:tcBorders>
            <w:shd w:val="clear" w:color="auto" w:fill="auto"/>
          </w:tcPr>
          <w:p w14:paraId="6A038850" w14:textId="77777777" w:rsidR="00020DED" w:rsidRDefault="00020DED" w:rsidP="00020DED">
            <w:pPr>
              <w:rPr>
                <w:b/>
              </w:rPr>
            </w:pPr>
          </w:p>
        </w:tc>
        <w:tc>
          <w:tcPr>
            <w:tcW w:w="8604" w:type="dxa"/>
            <w:tcBorders>
              <w:bottom w:val="single" w:sz="4" w:space="0" w:color="auto"/>
            </w:tcBorders>
            <w:shd w:val="clear" w:color="auto" w:fill="auto"/>
          </w:tcPr>
          <w:p w14:paraId="24915A8D" w14:textId="77777777" w:rsidR="00020DED" w:rsidRDefault="00020DED" w:rsidP="00020DED"/>
        </w:tc>
        <w:tc>
          <w:tcPr>
            <w:tcW w:w="811" w:type="dxa"/>
            <w:tcBorders>
              <w:bottom w:val="single" w:sz="4" w:space="0" w:color="auto"/>
            </w:tcBorders>
            <w:shd w:val="clear" w:color="auto" w:fill="auto"/>
          </w:tcPr>
          <w:p w14:paraId="774BA5DE" w14:textId="77777777" w:rsidR="00020DED" w:rsidRDefault="00020DED" w:rsidP="00020DED"/>
        </w:tc>
      </w:tr>
      <w:tr w:rsidR="00020DED" w14:paraId="72A83605" w14:textId="77777777" w:rsidTr="00C775CF">
        <w:trPr>
          <w:jc w:val="center"/>
        </w:trPr>
        <w:tc>
          <w:tcPr>
            <w:tcW w:w="1507" w:type="dxa"/>
            <w:tcBorders>
              <w:bottom w:val="single" w:sz="4" w:space="0" w:color="auto"/>
            </w:tcBorders>
            <w:shd w:val="clear" w:color="auto" w:fill="D9D9D9" w:themeFill="background1" w:themeFillShade="D9"/>
          </w:tcPr>
          <w:p w14:paraId="738C8914" w14:textId="4CC5763F" w:rsidR="00020DED" w:rsidRDefault="009C3517" w:rsidP="00020DED">
            <w:pPr>
              <w:rPr>
                <w:b/>
              </w:rPr>
            </w:pPr>
            <w:r>
              <w:rPr>
                <w:b/>
              </w:rPr>
              <w:t>AUDIO</w:t>
            </w:r>
            <w:r w:rsidR="00020DED">
              <w:rPr>
                <w:b/>
              </w:rPr>
              <w:t>-00</w:t>
            </w:r>
          </w:p>
        </w:tc>
        <w:tc>
          <w:tcPr>
            <w:tcW w:w="8604" w:type="dxa"/>
            <w:tcBorders>
              <w:bottom w:val="single" w:sz="4" w:space="0" w:color="auto"/>
            </w:tcBorders>
            <w:shd w:val="clear" w:color="auto" w:fill="D9D9D9" w:themeFill="background1" w:themeFillShade="D9"/>
          </w:tcPr>
          <w:p w14:paraId="7173C930" w14:textId="6118A455" w:rsidR="00020DED" w:rsidRDefault="43F1FAED">
            <w:pPr>
              <w:pStyle w:val="Heading2"/>
              <w:rPr>
                <w:b/>
                <w:bCs/>
                <w:sz w:val="20"/>
                <w:szCs w:val="20"/>
              </w:rPr>
            </w:pPr>
            <w:bookmarkStart w:id="33" w:name="_Toc182228170"/>
            <w:bookmarkStart w:id="34" w:name="_Toc193621087"/>
            <w:r w:rsidRPr="4BECCC26">
              <w:rPr>
                <w:b/>
                <w:bCs/>
                <w:sz w:val="20"/>
                <w:szCs w:val="20"/>
              </w:rPr>
              <w:t>AUDIO</w:t>
            </w:r>
            <w:bookmarkEnd w:id="33"/>
            <w:r w:rsidRPr="4BECCC26">
              <w:rPr>
                <w:b/>
                <w:bCs/>
                <w:sz w:val="20"/>
                <w:szCs w:val="20"/>
              </w:rPr>
              <w:t xml:space="preserve"> </w:t>
            </w:r>
            <w:bookmarkEnd w:id="34"/>
          </w:p>
        </w:tc>
        <w:tc>
          <w:tcPr>
            <w:tcW w:w="811" w:type="dxa"/>
            <w:tcBorders>
              <w:bottom w:val="single" w:sz="4" w:space="0" w:color="auto"/>
            </w:tcBorders>
            <w:shd w:val="clear" w:color="auto" w:fill="D9D9D9" w:themeFill="background1" w:themeFillShade="D9"/>
          </w:tcPr>
          <w:p w14:paraId="01FA1946" w14:textId="77777777" w:rsidR="00020DED" w:rsidRDefault="00020DED" w:rsidP="00020DED"/>
        </w:tc>
      </w:tr>
      <w:tr w:rsidR="00020DED" w14:paraId="105AC534" w14:textId="77777777" w:rsidTr="00C775CF">
        <w:trPr>
          <w:jc w:val="center"/>
        </w:trPr>
        <w:tc>
          <w:tcPr>
            <w:tcW w:w="1507" w:type="dxa"/>
            <w:tcBorders>
              <w:bottom w:val="single" w:sz="4" w:space="0" w:color="auto"/>
            </w:tcBorders>
            <w:shd w:val="clear" w:color="auto" w:fill="auto"/>
          </w:tcPr>
          <w:p w14:paraId="3A2D4260" w14:textId="3FD43809" w:rsidR="00020DED" w:rsidRDefault="009C3517" w:rsidP="00020DED">
            <w:pPr>
              <w:rPr>
                <w:b/>
              </w:rPr>
            </w:pPr>
            <w:r>
              <w:rPr>
                <w:b/>
              </w:rPr>
              <w:t>AUDIO</w:t>
            </w:r>
            <w:r w:rsidR="00020DED">
              <w:rPr>
                <w:b/>
              </w:rPr>
              <w:t>-10</w:t>
            </w:r>
          </w:p>
        </w:tc>
        <w:tc>
          <w:tcPr>
            <w:tcW w:w="8604" w:type="dxa"/>
            <w:tcBorders>
              <w:bottom w:val="single" w:sz="4" w:space="0" w:color="auto"/>
            </w:tcBorders>
            <w:shd w:val="clear" w:color="auto" w:fill="auto"/>
          </w:tcPr>
          <w:p w14:paraId="75581E49" w14:textId="1957B794" w:rsidR="00020DED" w:rsidRDefault="00DA5D5A" w:rsidP="00020DED">
            <w:r>
              <w:t>Audio alerts and key beeps will follow current 75LCT patterns</w:t>
            </w:r>
          </w:p>
        </w:tc>
        <w:tc>
          <w:tcPr>
            <w:tcW w:w="811" w:type="dxa"/>
            <w:tcBorders>
              <w:bottom w:val="single" w:sz="4" w:space="0" w:color="auto"/>
            </w:tcBorders>
            <w:shd w:val="clear" w:color="auto" w:fill="auto"/>
          </w:tcPr>
          <w:p w14:paraId="508EC650" w14:textId="77777777" w:rsidR="00020DED" w:rsidRDefault="00020DED" w:rsidP="00020DED"/>
        </w:tc>
      </w:tr>
      <w:tr w:rsidR="00020DED" w14:paraId="528B5DC3" w14:textId="77777777" w:rsidTr="00C775CF">
        <w:trPr>
          <w:jc w:val="center"/>
        </w:trPr>
        <w:tc>
          <w:tcPr>
            <w:tcW w:w="1507" w:type="dxa"/>
            <w:tcBorders>
              <w:bottom w:val="single" w:sz="4" w:space="0" w:color="auto"/>
            </w:tcBorders>
            <w:shd w:val="clear" w:color="auto" w:fill="auto"/>
          </w:tcPr>
          <w:p w14:paraId="054C2314" w14:textId="0EAEEF85" w:rsidR="00020DED" w:rsidRDefault="009C3517" w:rsidP="00020DED">
            <w:pPr>
              <w:rPr>
                <w:b/>
              </w:rPr>
            </w:pPr>
            <w:r>
              <w:rPr>
                <w:b/>
              </w:rPr>
              <w:t>AUDIO</w:t>
            </w:r>
            <w:r w:rsidR="00020DED">
              <w:rPr>
                <w:b/>
              </w:rPr>
              <w:t>-20</w:t>
            </w:r>
          </w:p>
        </w:tc>
        <w:tc>
          <w:tcPr>
            <w:tcW w:w="8604" w:type="dxa"/>
            <w:tcBorders>
              <w:bottom w:val="single" w:sz="4" w:space="0" w:color="auto"/>
            </w:tcBorders>
            <w:shd w:val="clear" w:color="auto" w:fill="auto"/>
          </w:tcPr>
          <w:p w14:paraId="54EA58CE" w14:textId="05AADCA5" w:rsidR="00020DED" w:rsidRDefault="00DA5D5A" w:rsidP="00020DED">
            <w:r>
              <w:t>Audio will have typical loudness of ~90db at ~3 feet from the control when mounted in the appliance panel.</w:t>
            </w:r>
          </w:p>
        </w:tc>
        <w:tc>
          <w:tcPr>
            <w:tcW w:w="811" w:type="dxa"/>
            <w:tcBorders>
              <w:bottom w:val="single" w:sz="4" w:space="0" w:color="auto"/>
            </w:tcBorders>
            <w:shd w:val="clear" w:color="auto" w:fill="auto"/>
          </w:tcPr>
          <w:p w14:paraId="3D5DCCEC" w14:textId="77777777" w:rsidR="00020DED" w:rsidRDefault="00020DED" w:rsidP="00020DED"/>
        </w:tc>
      </w:tr>
      <w:tr w:rsidR="00020DED" w14:paraId="1C0618E5" w14:textId="77777777" w:rsidTr="00C775CF">
        <w:trPr>
          <w:jc w:val="center"/>
        </w:trPr>
        <w:tc>
          <w:tcPr>
            <w:tcW w:w="1507" w:type="dxa"/>
            <w:tcBorders>
              <w:bottom w:val="single" w:sz="4" w:space="0" w:color="auto"/>
            </w:tcBorders>
            <w:shd w:val="clear" w:color="auto" w:fill="auto"/>
          </w:tcPr>
          <w:p w14:paraId="4798EE7C" w14:textId="7DA38825" w:rsidR="00020DED" w:rsidRDefault="00020DED" w:rsidP="00020DED">
            <w:pPr>
              <w:rPr>
                <w:b/>
              </w:rPr>
            </w:pPr>
          </w:p>
        </w:tc>
        <w:tc>
          <w:tcPr>
            <w:tcW w:w="8604" w:type="dxa"/>
            <w:tcBorders>
              <w:bottom w:val="single" w:sz="4" w:space="0" w:color="auto"/>
            </w:tcBorders>
            <w:shd w:val="clear" w:color="auto" w:fill="auto"/>
          </w:tcPr>
          <w:p w14:paraId="5101F36C" w14:textId="428D83BC" w:rsidR="00020DED" w:rsidRDefault="00020DED" w:rsidP="00020DED"/>
        </w:tc>
        <w:tc>
          <w:tcPr>
            <w:tcW w:w="811" w:type="dxa"/>
            <w:tcBorders>
              <w:bottom w:val="single" w:sz="4" w:space="0" w:color="auto"/>
            </w:tcBorders>
            <w:shd w:val="clear" w:color="auto" w:fill="auto"/>
          </w:tcPr>
          <w:p w14:paraId="52E4510C" w14:textId="77777777" w:rsidR="00020DED" w:rsidRDefault="00020DED" w:rsidP="00020DED"/>
        </w:tc>
      </w:tr>
      <w:tr w:rsidR="00020DED" w14:paraId="0746F3B7" w14:textId="77777777" w:rsidTr="00C775CF">
        <w:trPr>
          <w:jc w:val="center"/>
        </w:trPr>
        <w:tc>
          <w:tcPr>
            <w:tcW w:w="1507" w:type="dxa"/>
            <w:shd w:val="clear" w:color="auto" w:fill="E0E0E0"/>
          </w:tcPr>
          <w:p w14:paraId="41DC9FF0" w14:textId="68948BA7" w:rsidR="00020DED" w:rsidRDefault="00C775CF" w:rsidP="00020DED">
            <w:pPr>
              <w:rPr>
                <w:b/>
              </w:rPr>
            </w:pPr>
            <w:r>
              <w:rPr>
                <w:b/>
              </w:rPr>
              <w:t>COMP</w:t>
            </w:r>
            <w:r w:rsidR="00020DED">
              <w:rPr>
                <w:b/>
              </w:rPr>
              <w:t>-00</w:t>
            </w:r>
          </w:p>
        </w:tc>
        <w:tc>
          <w:tcPr>
            <w:tcW w:w="8604" w:type="dxa"/>
            <w:shd w:val="clear" w:color="auto" w:fill="E0E0E0"/>
          </w:tcPr>
          <w:p w14:paraId="47F08FAE" w14:textId="1DF0A251" w:rsidR="00020DED" w:rsidRDefault="00C775CF">
            <w:pPr>
              <w:pStyle w:val="Heading2"/>
              <w:rPr>
                <w:b/>
                <w:bCs/>
                <w:sz w:val="20"/>
                <w:szCs w:val="20"/>
              </w:rPr>
            </w:pPr>
            <w:bookmarkStart w:id="35" w:name="_Toc182228171"/>
            <w:r>
              <w:rPr>
                <w:b/>
                <w:bCs/>
                <w:sz w:val="20"/>
                <w:szCs w:val="20"/>
              </w:rPr>
              <w:t>COMPRESSOR CONTROL</w:t>
            </w:r>
            <w:bookmarkEnd w:id="35"/>
            <w:r>
              <w:rPr>
                <w:b/>
                <w:bCs/>
                <w:sz w:val="20"/>
                <w:szCs w:val="20"/>
              </w:rPr>
              <w:t xml:space="preserve"> </w:t>
            </w:r>
          </w:p>
        </w:tc>
        <w:tc>
          <w:tcPr>
            <w:tcW w:w="811" w:type="dxa"/>
            <w:shd w:val="clear" w:color="auto" w:fill="E0E0E0"/>
          </w:tcPr>
          <w:p w14:paraId="72C4E9B7" w14:textId="77777777" w:rsidR="00020DED" w:rsidRDefault="00020DED" w:rsidP="00020DED"/>
        </w:tc>
      </w:tr>
      <w:tr w:rsidR="00020DED" w14:paraId="46D2F42C" w14:textId="77777777" w:rsidTr="00C775CF">
        <w:trPr>
          <w:jc w:val="center"/>
        </w:trPr>
        <w:tc>
          <w:tcPr>
            <w:tcW w:w="1507" w:type="dxa"/>
            <w:shd w:val="clear" w:color="auto" w:fill="auto"/>
          </w:tcPr>
          <w:p w14:paraId="48006C0D" w14:textId="58D99006" w:rsidR="00020DED" w:rsidRDefault="00C775CF" w:rsidP="00020DED">
            <w:pPr>
              <w:rPr>
                <w:b/>
              </w:rPr>
            </w:pPr>
            <w:r>
              <w:rPr>
                <w:b/>
              </w:rPr>
              <w:t>COMP-</w:t>
            </w:r>
            <w:r w:rsidR="00020DED">
              <w:rPr>
                <w:b/>
              </w:rPr>
              <w:t>10</w:t>
            </w:r>
          </w:p>
        </w:tc>
        <w:tc>
          <w:tcPr>
            <w:tcW w:w="8604" w:type="dxa"/>
            <w:shd w:val="clear" w:color="auto" w:fill="auto"/>
          </w:tcPr>
          <w:p w14:paraId="533E0DE1" w14:textId="75663E0E" w:rsidR="00020DED" w:rsidRDefault="00A20F3A" w:rsidP="00020DED">
            <w:r>
              <w:t xml:space="preserve">There is a logic dependency with the compressor output and the Evaporator Fan output that should be noted for logic development. </w:t>
            </w:r>
          </w:p>
        </w:tc>
        <w:tc>
          <w:tcPr>
            <w:tcW w:w="811" w:type="dxa"/>
            <w:shd w:val="clear" w:color="auto" w:fill="auto"/>
          </w:tcPr>
          <w:p w14:paraId="0EA764CE" w14:textId="77777777" w:rsidR="00020DED" w:rsidRDefault="00020DED" w:rsidP="00020DED"/>
        </w:tc>
      </w:tr>
      <w:tr w:rsidR="00A20F3A" w14:paraId="09682947" w14:textId="77777777" w:rsidTr="00C775CF">
        <w:trPr>
          <w:jc w:val="center"/>
        </w:trPr>
        <w:tc>
          <w:tcPr>
            <w:tcW w:w="1507" w:type="dxa"/>
            <w:tcBorders>
              <w:bottom w:val="single" w:sz="4" w:space="0" w:color="auto"/>
            </w:tcBorders>
            <w:shd w:val="clear" w:color="auto" w:fill="auto"/>
          </w:tcPr>
          <w:p w14:paraId="25EE24D0" w14:textId="549972AB" w:rsidR="00A20F3A" w:rsidRDefault="00A20F3A" w:rsidP="00A20F3A">
            <w:pPr>
              <w:rPr>
                <w:b/>
              </w:rPr>
            </w:pPr>
            <w:r>
              <w:rPr>
                <w:b/>
              </w:rPr>
              <w:t>COMP-20</w:t>
            </w:r>
          </w:p>
        </w:tc>
        <w:tc>
          <w:tcPr>
            <w:tcW w:w="8604" w:type="dxa"/>
            <w:tcBorders>
              <w:bottom w:val="single" w:sz="4" w:space="0" w:color="auto"/>
            </w:tcBorders>
            <w:shd w:val="clear" w:color="auto" w:fill="auto"/>
          </w:tcPr>
          <w:p w14:paraId="3C06F776" w14:textId="799D7C2D" w:rsidR="00A20F3A" w:rsidRDefault="00A20F3A" w:rsidP="00D17E9D">
            <w:r>
              <w:t>The unit will support common compressor control with minimum on times, minimum off times, in programming mode.</w:t>
            </w:r>
            <w:r w:rsidR="00D17E9D">
              <w:t xml:space="preserve"> Consider </w:t>
            </w:r>
            <w:r w:rsidR="00D17E9D" w:rsidRPr="00D17E9D">
              <w:t>Multi Evap</w:t>
            </w:r>
            <w:r w:rsidR="00D17E9D">
              <w:t>orators</w:t>
            </w:r>
            <w:r w:rsidR="00D17E9D" w:rsidRPr="00D17E9D">
              <w:t xml:space="preserve"> to 1 condenser </w:t>
            </w:r>
            <w:r w:rsidR="00D17E9D">
              <w:t>as an example from VOC from an OEM.</w:t>
            </w:r>
          </w:p>
        </w:tc>
        <w:tc>
          <w:tcPr>
            <w:tcW w:w="811" w:type="dxa"/>
            <w:tcBorders>
              <w:bottom w:val="single" w:sz="4" w:space="0" w:color="auto"/>
            </w:tcBorders>
            <w:shd w:val="clear" w:color="auto" w:fill="auto"/>
          </w:tcPr>
          <w:p w14:paraId="725030AC" w14:textId="77777777" w:rsidR="00A20F3A" w:rsidRDefault="00A20F3A" w:rsidP="00A20F3A"/>
        </w:tc>
      </w:tr>
      <w:tr w:rsidR="00A20F3A" w14:paraId="47F8ED14" w14:textId="77777777" w:rsidTr="00C775CF">
        <w:trPr>
          <w:jc w:val="center"/>
        </w:trPr>
        <w:tc>
          <w:tcPr>
            <w:tcW w:w="1507" w:type="dxa"/>
            <w:tcBorders>
              <w:bottom w:val="single" w:sz="4" w:space="0" w:color="auto"/>
            </w:tcBorders>
            <w:shd w:val="clear" w:color="auto" w:fill="auto"/>
          </w:tcPr>
          <w:p w14:paraId="7C0446C1" w14:textId="1243FCAC" w:rsidR="00A20F3A" w:rsidRDefault="00A20F3A" w:rsidP="00A20F3A">
            <w:pPr>
              <w:rPr>
                <w:b/>
              </w:rPr>
            </w:pPr>
            <w:r>
              <w:rPr>
                <w:b/>
              </w:rPr>
              <w:t>COMP-30</w:t>
            </w:r>
          </w:p>
        </w:tc>
        <w:tc>
          <w:tcPr>
            <w:tcW w:w="8604" w:type="dxa"/>
            <w:tcBorders>
              <w:bottom w:val="single" w:sz="4" w:space="0" w:color="auto"/>
            </w:tcBorders>
            <w:shd w:val="clear" w:color="auto" w:fill="auto"/>
          </w:tcPr>
          <w:p w14:paraId="4B1B62A2" w14:textId="65FE9CC3" w:rsidR="00A20F3A" w:rsidRDefault="00A20F3A" w:rsidP="00A20F3A">
            <w:r>
              <w:t>The unit will support common adaptive logic for controlling the refrigeration air temperature using all three temperature sensors (walk in air temp, condenser coil input side, condenser coil output side.</w:t>
            </w:r>
          </w:p>
        </w:tc>
        <w:tc>
          <w:tcPr>
            <w:tcW w:w="811" w:type="dxa"/>
            <w:tcBorders>
              <w:bottom w:val="single" w:sz="4" w:space="0" w:color="auto"/>
            </w:tcBorders>
            <w:shd w:val="clear" w:color="auto" w:fill="auto"/>
          </w:tcPr>
          <w:p w14:paraId="74A3B8E4" w14:textId="77777777" w:rsidR="00A20F3A" w:rsidRDefault="00A20F3A" w:rsidP="00A20F3A"/>
        </w:tc>
      </w:tr>
      <w:tr w:rsidR="00A20F3A" w14:paraId="285A2185" w14:textId="77777777" w:rsidTr="00C775CF">
        <w:trPr>
          <w:jc w:val="center"/>
        </w:trPr>
        <w:tc>
          <w:tcPr>
            <w:tcW w:w="1507" w:type="dxa"/>
            <w:tcBorders>
              <w:bottom w:val="single" w:sz="4" w:space="0" w:color="auto"/>
            </w:tcBorders>
            <w:shd w:val="clear" w:color="auto" w:fill="auto"/>
          </w:tcPr>
          <w:p w14:paraId="33ABE19F" w14:textId="50E118BC" w:rsidR="00A20F3A" w:rsidRDefault="00A20F3A" w:rsidP="00A20F3A">
            <w:pPr>
              <w:rPr>
                <w:b/>
              </w:rPr>
            </w:pPr>
            <w:r>
              <w:rPr>
                <w:b/>
              </w:rPr>
              <w:t>COMP-40</w:t>
            </w:r>
          </w:p>
        </w:tc>
        <w:tc>
          <w:tcPr>
            <w:tcW w:w="8604" w:type="dxa"/>
            <w:tcBorders>
              <w:bottom w:val="single" w:sz="4" w:space="0" w:color="auto"/>
            </w:tcBorders>
            <w:shd w:val="clear" w:color="auto" w:fill="auto"/>
          </w:tcPr>
          <w:p w14:paraId="63FB63EE" w14:textId="73D0D84D" w:rsidR="00A20F3A" w:rsidRDefault="00A20F3A" w:rsidP="00A20F3A">
            <w:r>
              <w:t>When the door is open, the minimum on time must be satisfied before the compressor will turn off.</w:t>
            </w:r>
          </w:p>
        </w:tc>
        <w:tc>
          <w:tcPr>
            <w:tcW w:w="811" w:type="dxa"/>
            <w:tcBorders>
              <w:bottom w:val="single" w:sz="4" w:space="0" w:color="auto"/>
            </w:tcBorders>
            <w:shd w:val="clear" w:color="auto" w:fill="auto"/>
          </w:tcPr>
          <w:p w14:paraId="3E359321" w14:textId="77777777" w:rsidR="00A20F3A" w:rsidRDefault="00A20F3A" w:rsidP="00A20F3A"/>
        </w:tc>
      </w:tr>
      <w:tr w:rsidR="00A20F3A" w14:paraId="05C8C38B" w14:textId="77777777" w:rsidTr="00C775CF">
        <w:trPr>
          <w:jc w:val="center"/>
        </w:trPr>
        <w:tc>
          <w:tcPr>
            <w:tcW w:w="1507" w:type="dxa"/>
            <w:tcBorders>
              <w:bottom w:val="single" w:sz="4" w:space="0" w:color="auto"/>
            </w:tcBorders>
            <w:shd w:val="clear" w:color="auto" w:fill="auto"/>
          </w:tcPr>
          <w:p w14:paraId="24C4BE90" w14:textId="26373680" w:rsidR="00A20F3A" w:rsidRDefault="00A20F3A" w:rsidP="00A20F3A">
            <w:pPr>
              <w:rPr>
                <w:b/>
              </w:rPr>
            </w:pPr>
            <w:r>
              <w:rPr>
                <w:b/>
              </w:rPr>
              <w:lastRenderedPageBreak/>
              <w:t>COMP-50</w:t>
            </w:r>
          </w:p>
        </w:tc>
        <w:tc>
          <w:tcPr>
            <w:tcW w:w="8604" w:type="dxa"/>
            <w:tcBorders>
              <w:bottom w:val="single" w:sz="4" w:space="0" w:color="auto"/>
            </w:tcBorders>
            <w:shd w:val="clear" w:color="auto" w:fill="auto"/>
          </w:tcPr>
          <w:p w14:paraId="2ACF6C96" w14:textId="2E06FEA8" w:rsidR="00A20F3A" w:rsidRDefault="00A20F3A" w:rsidP="00A20F3A">
            <w:r>
              <w:t>When the door is closed, the minimum off time must be satisfied before the compressor is turned back on.</w:t>
            </w:r>
          </w:p>
        </w:tc>
        <w:tc>
          <w:tcPr>
            <w:tcW w:w="811" w:type="dxa"/>
            <w:tcBorders>
              <w:bottom w:val="single" w:sz="4" w:space="0" w:color="auto"/>
            </w:tcBorders>
            <w:shd w:val="clear" w:color="auto" w:fill="auto"/>
          </w:tcPr>
          <w:p w14:paraId="72857AE6" w14:textId="77777777" w:rsidR="00A20F3A" w:rsidRDefault="00A20F3A" w:rsidP="00A20F3A"/>
        </w:tc>
      </w:tr>
      <w:tr w:rsidR="00A20F3A" w14:paraId="45885775" w14:textId="77777777" w:rsidTr="00C775CF">
        <w:trPr>
          <w:jc w:val="center"/>
        </w:trPr>
        <w:tc>
          <w:tcPr>
            <w:tcW w:w="1507" w:type="dxa"/>
            <w:tcBorders>
              <w:bottom w:val="single" w:sz="4" w:space="0" w:color="auto"/>
            </w:tcBorders>
            <w:shd w:val="clear" w:color="auto" w:fill="auto"/>
          </w:tcPr>
          <w:p w14:paraId="020253E3" w14:textId="5AC17A8A" w:rsidR="00A20F3A" w:rsidRDefault="00A20F3A" w:rsidP="00A20F3A">
            <w:pPr>
              <w:rPr>
                <w:b/>
              </w:rPr>
            </w:pPr>
            <w:r>
              <w:rPr>
                <w:b/>
              </w:rPr>
              <w:t>COMP-60</w:t>
            </w:r>
          </w:p>
        </w:tc>
        <w:tc>
          <w:tcPr>
            <w:tcW w:w="8604" w:type="dxa"/>
            <w:tcBorders>
              <w:bottom w:val="single" w:sz="4" w:space="0" w:color="auto"/>
            </w:tcBorders>
            <w:shd w:val="clear" w:color="auto" w:fill="auto"/>
          </w:tcPr>
          <w:p w14:paraId="2E58DB45" w14:textId="293EA001" w:rsidR="00A20F3A" w:rsidRPr="002346F4" w:rsidRDefault="00A20F3A" w:rsidP="00A20F3A">
            <w:pPr>
              <w:rPr>
                <w:highlight w:val="yellow"/>
              </w:rPr>
            </w:pPr>
            <w:r w:rsidRPr="002346F4">
              <w:rPr>
                <w:highlight w:val="yellow"/>
              </w:rPr>
              <w:t>When Lead Lag is set in the front panel there will be an option for Rapid Cool in programming mode. When Rapid Cool is set/enabled, an icon will appear on the home screen in idle mode called Rapid Cool. When pressed this will enable both SYSTEM A and SYSTEM B refrigeration systems simultaneously to rapidly cool down the temp of the walk in. This will have a parameter in programming mode to either be a temp band from setpoint or a time interval for Rapid Cool to be enabled.</w:t>
            </w:r>
          </w:p>
        </w:tc>
        <w:tc>
          <w:tcPr>
            <w:tcW w:w="811" w:type="dxa"/>
            <w:tcBorders>
              <w:bottom w:val="single" w:sz="4" w:space="0" w:color="auto"/>
            </w:tcBorders>
            <w:shd w:val="clear" w:color="auto" w:fill="auto"/>
          </w:tcPr>
          <w:p w14:paraId="21E0BB90" w14:textId="77777777" w:rsidR="00A20F3A" w:rsidRDefault="00A20F3A" w:rsidP="00A20F3A"/>
        </w:tc>
      </w:tr>
      <w:tr w:rsidR="00A20F3A" w14:paraId="2AC31C7F" w14:textId="77777777" w:rsidTr="00C775CF">
        <w:trPr>
          <w:jc w:val="center"/>
        </w:trPr>
        <w:tc>
          <w:tcPr>
            <w:tcW w:w="1507" w:type="dxa"/>
            <w:tcBorders>
              <w:bottom w:val="single" w:sz="4" w:space="0" w:color="auto"/>
            </w:tcBorders>
            <w:shd w:val="clear" w:color="auto" w:fill="auto"/>
          </w:tcPr>
          <w:p w14:paraId="1A8FFCAC" w14:textId="0D78505B" w:rsidR="00A20F3A" w:rsidRDefault="00A20F3A" w:rsidP="00A20F3A">
            <w:pPr>
              <w:rPr>
                <w:b/>
              </w:rPr>
            </w:pPr>
            <w:r>
              <w:rPr>
                <w:b/>
              </w:rPr>
              <w:t>COMP-70</w:t>
            </w:r>
          </w:p>
        </w:tc>
        <w:tc>
          <w:tcPr>
            <w:tcW w:w="8604" w:type="dxa"/>
            <w:tcBorders>
              <w:bottom w:val="single" w:sz="4" w:space="0" w:color="auto"/>
            </w:tcBorders>
            <w:shd w:val="clear" w:color="auto" w:fill="auto"/>
          </w:tcPr>
          <w:p w14:paraId="20DD0BCF" w14:textId="6C4F3838" w:rsidR="00A20F3A" w:rsidRPr="002346F4" w:rsidRDefault="00A20F3A" w:rsidP="00A20F3A">
            <w:pPr>
              <w:rPr>
                <w:highlight w:val="yellow"/>
              </w:rPr>
            </w:pPr>
            <w:r w:rsidRPr="002346F4">
              <w:rPr>
                <w:highlight w:val="yellow"/>
              </w:rPr>
              <w:t>There will be an option for Rapid Cool to be enabled after the defrost cycle is met.</w:t>
            </w:r>
          </w:p>
        </w:tc>
        <w:tc>
          <w:tcPr>
            <w:tcW w:w="811" w:type="dxa"/>
            <w:tcBorders>
              <w:bottom w:val="single" w:sz="4" w:space="0" w:color="auto"/>
            </w:tcBorders>
            <w:shd w:val="clear" w:color="auto" w:fill="auto"/>
          </w:tcPr>
          <w:p w14:paraId="5B1AB5F3" w14:textId="77777777" w:rsidR="00A20F3A" w:rsidRDefault="00A20F3A" w:rsidP="00A20F3A"/>
        </w:tc>
      </w:tr>
      <w:tr w:rsidR="006252BC" w14:paraId="7DEB509A" w14:textId="77777777" w:rsidTr="00C775CF">
        <w:trPr>
          <w:jc w:val="center"/>
        </w:trPr>
        <w:tc>
          <w:tcPr>
            <w:tcW w:w="1507" w:type="dxa"/>
            <w:tcBorders>
              <w:bottom w:val="single" w:sz="4" w:space="0" w:color="auto"/>
            </w:tcBorders>
            <w:shd w:val="clear" w:color="auto" w:fill="auto"/>
          </w:tcPr>
          <w:p w14:paraId="4892DC27" w14:textId="10A91441" w:rsidR="006252BC" w:rsidRDefault="006252BC" w:rsidP="00A20F3A">
            <w:pPr>
              <w:rPr>
                <w:b/>
              </w:rPr>
            </w:pPr>
            <w:r>
              <w:rPr>
                <w:b/>
              </w:rPr>
              <w:t>COMP-80</w:t>
            </w:r>
          </w:p>
        </w:tc>
        <w:tc>
          <w:tcPr>
            <w:tcW w:w="8604" w:type="dxa"/>
            <w:tcBorders>
              <w:bottom w:val="single" w:sz="4" w:space="0" w:color="auto"/>
            </w:tcBorders>
            <w:shd w:val="clear" w:color="auto" w:fill="auto"/>
          </w:tcPr>
          <w:p w14:paraId="183070AB" w14:textId="77777777" w:rsidR="00D05EB0" w:rsidRDefault="006252BC" w:rsidP="00A20F3A">
            <w:pPr>
              <w:rPr>
                <w:highlight w:val="yellow"/>
              </w:rPr>
            </w:pPr>
            <w:r>
              <w:rPr>
                <w:highlight w:val="yellow"/>
              </w:rPr>
              <w:t xml:space="preserve">Any dependencies of compressor run times, </w:t>
            </w:r>
            <w:proofErr w:type="spellStart"/>
            <w:r>
              <w:rPr>
                <w:highlight w:val="yellow"/>
              </w:rPr>
              <w:t>etc</w:t>
            </w:r>
            <w:proofErr w:type="spellEnd"/>
            <w:r>
              <w:rPr>
                <w:highlight w:val="yellow"/>
              </w:rPr>
              <w:t xml:space="preserve"> that are refrigerant dependent will require a system program parameter of “Refrigerant Type” to be added and any adjustments to temperature control logic will be managed via a table with common commercial refrigerant types used in walk in refrigerators globally. </w:t>
            </w:r>
          </w:p>
          <w:p w14:paraId="4514A4C0" w14:textId="542B322B" w:rsidR="006252BC" w:rsidRPr="002346F4" w:rsidRDefault="00D05EB0" w:rsidP="00A20F3A">
            <w:pPr>
              <w:rPr>
                <w:highlight w:val="yellow"/>
              </w:rPr>
            </w:pPr>
            <w:r>
              <w:rPr>
                <w:highlight w:val="yellow"/>
              </w:rPr>
              <w:t xml:space="preserve">Example: </w:t>
            </w:r>
            <w:r w:rsidRPr="00D05EB0">
              <w:rPr>
                <w:highlight w:val="yellow"/>
              </w:rPr>
              <w:t>R-454B refrigerant fulfills the EPA mandate for manufacturers to use refrigerants that are better for the environment, with only 25% of the global warming potential (GWP) of the previous refrigerant R-410A. Moving to low-GWP refrigerants is required for all commercial HVAC equipment by January 1, 2025.</w:t>
            </w:r>
          </w:p>
        </w:tc>
        <w:tc>
          <w:tcPr>
            <w:tcW w:w="811" w:type="dxa"/>
            <w:tcBorders>
              <w:bottom w:val="single" w:sz="4" w:space="0" w:color="auto"/>
            </w:tcBorders>
            <w:shd w:val="clear" w:color="auto" w:fill="auto"/>
          </w:tcPr>
          <w:p w14:paraId="440138C2" w14:textId="77777777" w:rsidR="006252BC" w:rsidRDefault="006252BC" w:rsidP="00A20F3A"/>
        </w:tc>
      </w:tr>
      <w:tr w:rsidR="00A20F3A" w14:paraId="5AEEC595" w14:textId="77777777" w:rsidTr="00C775CF">
        <w:trPr>
          <w:jc w:val="center"/>
        </w:trPr>
        <w:tc>
          <w:tcPr>
            <w:tcW w:w="1507" w:type="dxa"/>
            <w:tcBorders>
              <w:bottom w:val="single" w:sz="4" w:space="0" w:color="auto"/>
            </w:tcBorders>
            <w:shd w:val="clear" w:color="auto" w:fill="auto"/>
          </w:tcPr>
          <w:p w14:paraId="3403F21A" w14:textId="49F443C8" w:rsidR="00A20F3A" w:rsidRDefault="00A20F3A" w:rsidP="00A20F3A">
            <w:pPr>
              <w:rPr>
                <w:b/>
                <w:bCs/>
              </w:rPr>
            </w:pPr>
          </w:p>
        </w:tc>
        <w:tc>
          <w:tcPr>
            <w:tcW w:w="8604" w:type="dxa"/>
            <w:tcBorders>
              <w:bottom w:val="single" w:sz="4" w:space="0" w:color="auto"/>
            </w:tcBorders>
            <w:shd w:val="clear" w:color="auto" w:fill="auto"/>
          </w:tcPr>
          <w:p w14:paraId="434C8876" w14:textId="3226B082" w:rsidR="00A20F3A" w:rsidRDefault="00A20F3A" w:rsidP="00A20F3A"/>
        </w:tc>
        <w:tc>
          <w:tcPr>
            <w:tcW w:w="811" w:type="dxa"/>
            <w:tcBorders>
              <w:bottom w:val="single" w:sz="4" w:space="0" w:color="auto"/>
            </w:tcBorders>
            <w:shd w:val="clear" w:color="auto" w:fill="auto"/>
          </w:tcPr>
          <w:p w14:paraId="18CD1368" w14:textId="5B0D68B5" w:rsidR="00A20F3A" w:rsidRDefault="00A20F3A" w:rsidP="00A20F3A"/>
        </w:tc>
      </w:tr>
      <w:tr w:rsidR="00A20F3A" w:rsidRPr="00A20F3A" w14:paraId="66BF8830" w14:textId="77777777" w:rsidTr="00A20F3A">
        <w:trPr>
          <w:jc w:val="center"/>
        </w:trPr>
        <w:tc>
          <w:tcPr>
            <w:tcW w:w="150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F481102" w14:textId="50F0DE1C" w:rsidR="00A20F3A" w:rsidRPr="00DA4EB6" w:rsidRDefault="00A20F3A" w:rsidP="00A20F3A">
            <w:pPr>
              <w:rPr>
                <w:b/>
              </w:rPr>
            </w:pPr>
            <w:r>
              <w:rPr>
                <w:b/>
              </w:rPr>
              <w:t>EVAP</w:t>
            </w:r>
            <w:r w:rsidRPr="00DA4EB6">
              <w:rPr>
                <w:b/>
              </w:rPr>
              <w:t>-00</w:t>
            </w:r>
          </w:p>
        </w:tc>
        <w:tc>
          <w:tcPr>
            <w:tcW w:w="86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C14FD2" w14:textId="3BAE4A09" w:rsidR="00A20F3A" w:rsidRPr="00A20F3A" w:rsidRDefault="00A20F3A" w:rsidP="00A20F3A">
            <w:pPr>
              <w:pStyle w:val="Heading2"/>
              <w:rPr>
                <w:b/>
                <w:sz w:val="20"/>
                <w:szCs w:val="20"/>
              </w:rPr>
            </w:pPr>
            <w:bookmarkStart w:id="36" w:name="_Toc182228172"/>
            <w:r>
              <w:rPr>
                <w:b/>
                <w:sz w:val="20"/>
                <w:szCs w:val="20"/>
              </w:rPr>
              <w:t>EVAPORATOR FAN OUTPUT</w:t>
            </w:r>
            <w:bookmarkEnd w:id="36"/>
          </w:p>
        </w:tc>
        <w:tc>
          <w:tcPr>
            <w:tcW w:w="8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51FF9D0" w14:textId="77777777" w:rsidR="00A20F3A" w:rsidRPr="00DA4EB6" w:rsidRDefault="00A20F3A" w:rsidP="00A20F3A">
            <w:pPr>
              <w:rPr>
                <w:b/>
              </w:rPr>
            </w:pPr>
          </w:p>
        </w:tc>
      </w:tr>
      <w:tr w:rsidR="00A20F3A" w14:paraId="2419ECB4" w14:textId="77777777" w:rsidTr="00C775CF">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5CD87B5E" w14:textId="6DF1D8BB" w:rsidR="00A20F3A" w:rsidRDefault="00A20F3A" w:rsidP="00A20F3A">
            <w:pPr>
              <w:rPr>
                <w:b/>
                <w:bCs/>
              </w:rPr>
            </w:pPr>
            <w:r>
              <w:rPr>
                <w:b/>
                <w:bCs/>
              </w:rPr>
              <w:t>EVAP</w:t>
            </w:r>
            <w:r w:rsidRPr="1EAD8DAC">
              <w:rPr>
                <w:b/>
                <w:bCs/>
              </w:rPr>
              <w:t>-10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317F12D1" w14:textId="00EA14AD" w:rsidR="00A20F3A" w:rsidRDefault="00A20F3A" w:rsidP="00A20F3A">
            <w:r>
              <w:t>The evaporator fan will have a programmable parameter in programming mode to interrupt the Fan when the door is open. When this is set in programming as enabled, COMP-30 and COMP-40 will apply.</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7301B8C2" w14:textId="77777777" w:rsidR="00A20F3A" w:rsidRDefault="00A20F3A" w:rsidP="00A20F3A"/>
        </w:tc>
      </w:tr>
      <w:tr w:rsidR="00A20F3A" w14:paraId="20C91E5E" w14:textId="77777777" w:rsidTr="00C775CF">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0995CEEA" w14:textId="0BB485BC" w:rsidR="00A20F3A" w:rsidRPr="1EAD8DAC" w:rsidRDefault="00A20F3A" w:rsidP="00A20F3A">
            <w:pPr>
              <w:rPr>
                <w:b/>
                <w:bCs/>
              </w:rPr>
            </w:pPr>
            <w:r>
              <w:rPr>
                <w:b/>
                <w:bCs/>
              </w:rPr>
              <w:t>EVAP-20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532FA978" w14:textId="2CE2D8C3" w:rsidR="00A20F3A" w:rsidRPr="009C3517" w:rsidRDefault="00A20F3A" w:rsidP="00A20F3A">
            <w:r>
              <w:t>There will be a programmable delay parameter in programming that supports COMP-50, when this time interval is met the evaporator FAN will turn back on and the compressor will turn back on in an attempt to keep the room cool and temps met.</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66853EDA" w14:textId="77777777" w:rsidR="00A20F3A" w:rsidRDefault="00A20F3A" w:rsidP="00A20F3A"/>
        </w:tc>
      </w:tr>
      <w:tr w:rsidR="00A20F3A" w14:paraId="339FFD3F" w14:textId="77777777" w:rsidTr="00C775CF">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5E9EC893" w14:textId="1B377CBB" w:rsidR="00A20F3A" w:rsidRPr="1EAD8DAC" w:rsidRDefault="009D2125" w:rsidP="00A20F3A">
            <w:pPr>
              <w:rPr>
                <w:b/>
                <w:bCs/>
              </w:rPr>
            </w:pPr>
            <w:r>
              <w:rPr>
                <w:b/>
                <w:bCs/>
              </w:rPr>
              <w:t>EVAP-30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0C8193BC" w14:textId="1DD11039" w:rsidR="00A20F3A" w:rsidRPr="009C3517" w:rsidRDefault="009D2125" w:rsidP="00A20F3A">
            <w:r>
              <w:t xml:space="preserve">There will be a setting in system programming to select either a fixed speed fan output or a variable speed fan output. </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620D4F17" w14:textId="77777777" w:rsidR="00A20F3A" w:rsidRDefault="00A20F3A" w:rsidP="00A20F3A"/>
        </w:tc>
      </w:tr>
      <w:tr w:rsidR="00A20F3A" w14:paraId="1E9875A1" w14:textId="77777777" w:rsidTr="00C775CF">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5A1BE9BB" w14:textId="77777777" w:rsidR="00A20F3A" w:rsidRPr="1EAD8DAC" w:rsidRDefault="00A20F3A" w:rsidP="00A20F3A">
            <w:pPr>
              <w:rPr>
                <w:b/>
                <w:bCs/>
              </w:rPr>
            </w:pP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7BE295B4" w14:textId="79E077F3" w:rsidR="00A20F3A" w:rsidRPr="009C3517" w:rsidRDefault="00A20F3A" w:rsidP="00A20F3A">
            <w:bookmarkStart w:id="37" w:name="_GoBack"/>
            <w:bookmarkEnd w:id="37"/>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3E961460" w14:textId="77777777" w:rsidR="00A20F3A" w:rsidRDefault="00A20F3A" w:rsidP="00A20F3A"/>
        </w:tc>
      </w:tr>
      <w:tr w:rsidR="00A20F3A" w14:paraId="2CE4D8E9" w14:textId="77777777" w:rsidTr="00EC7603">
        <w:trPr>
          <w:jc w:val="center"/>
        </w:trPr>
        <w:tc>
          <w:tcPr>
            <w:tcW w:w="150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C27013" w14:textId="0E02721A" w:rsidR="00A20F3A" w:rsidRPr="00DA4EB6" w:rsidRDefault="00A20F3A" w:rsidP="00A20F3A">
            <w:pPr>
              <w:rPr>
                <w:b/>
              </w:rPr>
            </w:pPr>
            <w:r>
              <w:rPr>
                <w:b/>
              </w:rPr>
              <w:t>DEFROST</w:t>
            </w:r>
            <w:r w:rsidRPr="00DA4EB6">
              <w:rPr>
                <w:b/>
              </w:rPr>
              <w:t>-00</w:t>
            </w:r>
          </w:p>
        </w:tc>
        <w:tc>
          <w:tcPr>
            <w:tcW w:w="86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6525CAD" w14:textId="4E1E68DD" w:rsidR="00A20F3A" w:rsidRPr="007D3654" w:rsidRDefault="00A20F3A" w:rsidP="00A20F3A">
            <w:pPr>
              <w:pStyle w:val="Heading2"/>
              <w:rPr>
                <w:b/>
                <w:bCs/>
                <w:sz w:val="20"/>
                <w:szCs w:val="20"/>
              </w:rPr>
            </w:pPr>
            <w:bookmarkStart w:id="38" w:name="_Toc182228173"/>
            <w:r>
              <w:rPr>
                <w:b/>
                <w:bCs/>
                <w:sz w:val="20"/>
                <w:szCs w:val="20"/>
              </w:rPr>
              <w:t>DEFROST CONTROL</w:t>
            </w:r>
            <w:bookmarkEnd w:id="38"/>
          </w:p>
        </w:tc>
        <w:tc>
          <w:tcPr>
            <w:tcW w:w="8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BA0F2B" w14:textId="77777777" w:rsidR="00A20F3A" w:rsidRPr="00DA4EB6" w:rsidRDefault="00A20F3A" w:rsidP="00A20F3A">
            <w:pPr>
              <w:rPr>
                <w:b/>
              </w:rPr>
            </w:pPr>
          </w:p>
        </w:tc>
      </w:tr>
      <w:tr w:rsidR="00A20F3A" w14:paraId="50E063F4" w14:textId="77777777" w:rsidTr="00C775CF">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472FF1B7" w14:textId="306F09C7" w:rsidR="00A20F3A" w:rsidRDefault="00A20F3A" w:rsidP="00A20F3A">
            <w:pPr>
              <w:rPr>
                <w:b/>
                <w:bCs/>
              </w:rPr>
            </w:pPr>
            <w:r>
              <w:rPr>
                <w:b/>
                <w:bCs/>
              </w:rPr>
              <w:t>DEFROST-10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1558E29C" w14:textId="11739B4E" w:rsidR="00A20F3A" w:rsidRPr="009C3517" w:rsidRDefault="00A20F3A" w:rsidP="00A20F3A">
            <w:r>
              <w:t>The defrost control will be event driven</w:t>
            </w:r>
            <w:r w:rsidR="00A8184A">
              <w:t xml:space="preserve"> based on the RTC</w:t>
            </w:r>
            <w:r>
              <w:t>. The user can configure the events based on time of day. There will be a maximum of 4 events in a 24 hour period</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0DFA2815" w14:textId="77777777" w:rsidR="00A20F3A" w:rsidRDefault="00A20F3A" w:rsidP="00A20F3A"/>
        </w:tc>
      </w:tr>
      <w:tr w:rsidR="00A20F3A" w14:paraId="0B561122" w14:textId="77777777" w:rsidTr="00C775CF">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6F76EF63" w14:textId="3181C217" w:rsidR="00A20F3A" w:rsidRDefault="00A20F3A" w:rsidP="00A20F3A">
            <w:pPr>
              <w:rPr>
                <w:b/>
                <w:bCs/>
              </w:rPr>
            </w:pPr>
            <w:r>
              <w:rPr>
                <w:b/>
                <w:bCs/>
              </w:rPr>
              <w:t>DEFROST-20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40CAA75F" w14:textId="6B57EF16" w:rsidR="00A20F3A" w:rsidRDefault="00A20F3A" w:rsidP="00A20F3A">
            <w:r>
              <w:t xml:space="preserve">Defrost control will support common modes of defrost </w:t>
            </w:r>
            <w:r w:rsidR="002346F4">
              <w:t xml:space="preserve">logic found in refrigeration controls </w:t>
            </w:r>
            <w:r>
              <w:t xml:space="preserve">that are both time based events for keeping the compressor off, or temp based threshold values for keeping the compressor off. </w:t>
            </w:r>
            <w:r w:rsidR="00D15CB1">
              <w:t xml:space="preserve"> Logic shall support: Air, Electric, or Hot Gas modes of defrost.</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3983AB79" w14:textId="77777777" w:rsidR="00A20F3A" w:rsidRDefault="00A20F3A" w:rsidP="00A20F3A"/>
        </w:tc>
      </w:tr>
      <w:tr w:rsidR="00A20F3A" w14:paraId="44BB263F" w14:textId="77777777" w:rsidTr="00C775CF">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6002DFBD" w14:textId="0B5587DC" w:rsidR="00A20F3A" w:rsidRDefault="00A20F3A" w:rsidP="00A20F3A">
            <w:pPr>
              <w:rPr>
                <w:b/>
                <w:bCs/>
              </w:rPr>
            </w:pPr>
            <w:r>
              <w:rPr>
                <w:b/>
                <w:bCs/>
              </w:rPr>
              <w:t>DEFROST-30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694E4AFF" w14:textId="4E8776B5" w:rsidR="00A20F3A" w:rsidRPr="002346F4" w:rsidRDefault="002346F4" w:rsidP="00A20F3A">
            <w:pPr>
              <w:rPr>
                <w:highlight w:val="yellow"/>
              </w:rPr>
            </w:pPr>
            <w:r w:rsidRPr="002346F4">
              <w:rPr>
                <w:highlight w:val="yellow"/>
              </w:rPr>
              <w:t>The evaporator fan shall follow common logic modes of operation in defrost mode (Fan Mode – Defrost On/OFF, Pulse or cycle based on temp as an example)</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7BA003B5" w14:textId="77777777" w:rsidR="00A20F3A" w:rsidRDefault="00A20F3A" w:rsidP="00A20F3A"/>
        </w:tc>
      </w:tr>
      <w:tr w:rsidR="002346F4" w14:paraId="1B4D246F" w14:textId="77777777" w:rsidTr="00C775CF">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5AB72384" w14:textId="6B3EC8B5" w:rsidR="002346F4" w:rsidRDefault="002346F4" w:rsidP="002346F4">
            <w:pPr>
              <w:rPr>
                <w:b/>
                <w:bCs/>
              </w:rPr>
            </w:pPr>
            <w:r>
              <w:rPr>
                <w:b/>
                <w:bCs/>
              </w:rPr>
              <w:t>DEFROST-40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3EDA569F" w14:textId="18F62E64" w:rsidR="002346F4" w:rsidRPr="009C3517" w:rsidRDefault="002346F4" w:rsidP="002346F4">
            <w:r>
              <w:t>Defrost cycle will complete automatically and resume temperature control</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5939D92B" w14:textId="77777777" w:rsidR="002346F4" w:rsidRDefault="002346F4" w:rsidP="002346F4"/>
        </w:tc>
      </w:tr>
      <w:tr w:rsidR="002346F4" w14:paraId="44A1065F" w14:textId="77777777" w:rsidTr="00C775CF">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6A0A4F26" w14:textId="45ACB637" w:rsidR="002346F4" w:rsidRDefault="002346F4" w:rsidP="002346F4">
            <w:pPr>
              <w:rPr>
                <w:b/>
                <w:bCs/>
              </w:rPr>
            </w:pPr>
            <w:r>
              <w:rPr>
                <w:b/>
                <w:bCs/>
              </w:rPr>
              <w:t>DEFROST-50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288B53ED" w14:textId="01B8E36A" w:rsidR="002346F4" w:rsidRPr="009C3517" w:rsidRDefault="002346F4" w:rsidP="002346F4">
            <w:r>
              <w:t xml:space="preserve">There will be an option in programming mode to show </w:t>
            </w:r>
            <w:r w:rsidR="000A30CD">
              <w:t>“Defrost in Process” in the display when in defrost mode.</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041F6CE4" w14:textId="77777777" w:rsidR="002346F4" w:rsidRDefault="002346F4" w:rsidP="002346F4"/>
        </w:tc>
      </w:tr>
      <w:tr w:rsidR="00D17E9D" w14:paraId="581F61D3" w14:textId="77777777" w:rsidTr="00C775CF">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55B9DC26" w14:textId="71A5D982" w:rsidR="00D17E9D" w:rsidRDefault="00D17E9D" w:rsidP="002346F4">
            <w:pPr>
              <w:rPr>
                <w:b/>
                <w:bCs/>
              </w:rPr>
            </w:pPr>
            <w:r>
              <w:rPr>
                <w:b/>
                <w:bCs/>
              </w:rPr>
              <w:t>DEFROST-60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563F7F8C" w14:textId="28CB5AEC" w:rsidR="00D17E9D" w:rsidRPr="009C3517" w:rsidRDefault="00D17E9D" w:rsidP="002346F4">
            <w:r>
              <w:t>There will be a Demand Defrost mode with programmable blackout times.</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5D0D0901" w14:textId="77777777" w:rsidR="00D17E9D" w:rsidRDefault="00D17E9D" w:rsidP="002346F4"/>
        </w:tc>
      </w:tr>
      <w:tr w:rsidR="002346F4" w14:paraId="2D4DC378" w14:textId="77777777" w:rsidTr="00C775CF">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1AAE905D" w14:textId="65CFEEFD" w:rsidR="002346F4" w:rsidRDefault="002346F4" w:rsidP="002346F4">
            <w:pPr>
              <w:rPr>
                <w:b/>
                <w:bCs/>
              </w:rPr>
            </w:pP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35E4F762" w14:textId="77777777" w:rsidR="002346F4" w:rsidRPr="009C3517" w:rsidRDefault="002346F4" w:rsidP="002346F4"/>
        </w:tc>
        <w:tc>
          <w:tcPr>
            <w:tcW w:w="811" w:type="dxa"/>
            <w:tcBorders>
              <w:top w:val="single" w:sz="4" w:space="0" w:color="auto"/>
              <w:left w:val="single" w:sz="4" w:space="0" w:color="auto"/>
              <w:bottom w:val="single" w:sz="4" w:space="0" w:color="auto"/>
              <w:right w:val="single" w:sz="4" w:space="0" w:color="auto"/>
            </w:tcBorders>
            <w:shd w:val="clear" w:color="auto" w:fill="auto"/>
          </w:tcPr>
          <w:p w14:paraId="2BF33BE6" w14:textId="77777777" w:rsidR="002346F4" w:rsidRDefault="002346F4" w:rsidP="002346F4"/>
        </w:tc>
      </w:tr>
      <w:tr w:rsidR="002346F4" w14:paraId="0487B764" w14:textId="77777777" w:rsidTr="00EC7603">
        <w:trPr>
          <w:jc w:val="center"/>
        </w:trPr>
        <w:tc>
          <w:tcPr>
            <w:tcW w:w="150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DE95A4" w14:textId="79D31E18" w:rsidR="002346F4" w:rsidRDefault="002346F4" w:rsidP="002346F4">
            <w:pPr>
              <w:rPr>
                <w:b/>
                <w:bCs/>
              </w:rPr>
            </w:pPr>
            <w:r>
              <w:rPr>
                <w:b/>
                <w:bCs/>
              </w:rPr>
              <w:t>DRHEAT-00</w:t>
            </w:r>
          </w:p>
        </w:tc>
        <w:tc>
          <w:tcPr>
            <w:tcW w:w="86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1FACEA" w14:textId="1834325F" w:rsidR="002346F4" w:rsidRPr="00A010EA" w:rsidRDefault="002346F4" w:rsidP="002346F4">
            <w:pPr>
              <w:pStyle w:val="Heading2"/>
              <w:rPr>
                <w:b/>
                <w:bCs/>
                <w:sz w:val="20"/>
                <w:szCs w:val="20"/>
              </w:rPr>
            </w:pPr>
            <w:bookmarkStart w:id="39" w:name="_Toc182228174"/>
            <w:r>
              <w:rPr>
                <w:b/>
                <w:bCs/>
                <w:sz w:val="20"/>
                <w:szCs w:val="20"/>
              </w:rPr>
              <w:t>DOOR HEATER CONTROL</w:t>
            </w:r>
            <w:bookmarkEnd w:id="39"/>
            <w:r w:rsidRPr="00A010EA">
              <w:rPr>
                <w:b/>
                <w:bCs/>
                <w:sz w:val="20"/>
                <w:szCs w:val="20"/>
              </w:rPr>
              <w:t xml:space="preserve">      </w:t>
            </w:r>
          </w:p>
        </w:tc>
        <w:tc>
          <w:tcPr>
            <w:tcW w:w="8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395BE9" w14:textId="77777777" w:rsidR="002346F4" w:rsidRDefault="002346F4" w:rsidP="002346F4"/>
        </w:tc>
      </w:tr>
      <w:tr w:rsidR="002346F4" w14:paraId="5B1B1B8E" w14:textId="77777777" w:rsidTr="00C775CF">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34C94943" w14:textId="6335FDE9" w:rsidR="002346F4" w:rsidRDefault="002346F4" w:rsidP="002346F4">
            <w:pPr>
              <w:rPr>
                <w:b/>
                <w:bCs/>
              </w:rPr>
            </w:pPr>
            <w:r>
              <w:rPr>
                <w:b/>
                <w:bCs/>
              </w:rPr>
              <w:t>DRHEAT-10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290C522D" w14:textId="5489F74D" w:rsidR="002346F4" w:rsidRPr="000A30CD" w:rsidRDefault="000A30CD" w:rsidP="002346F4">
            <w:pPr>
              <w:rPr>
                <w:highlight w:val="yellow"/>
              </w:rPr>
            </w:pPr>
            <w:r w:rsidRPr="000A30CD">
              <w:rPr>
                <w:highlight w:val="yellow"/>
              </w:rPr>
              <w:t xml:space="preserve">There will be an option in programming mode to enable the door heater output. </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58B96316" w14:textId="77777777" w:rsidR="002346F4" w:rsidRDefault="002346F4" w:rsidP="002346F4"/>
        </w:tc>
      </w:tr>
      <w:tr w:rsidR="002346F4" w14:paraId="11E4A107" w14:textId="77777777" w:rsidTr="00C775CF">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1B508F10" w14:textId="67EFE399" w:rsidR="002346F4" w:rsidRDefault="002346F4" w:rsidP="002346F4">
            <w:pPr>
              <w:rPr>
                <w:b/>
                <w:bCs/>
              </w:rPr>
            </w:pPr>
            <w:r>
              <w:rPr>
                <w:b/>
                <w:bCs/>
              </w:rPr>
              <w:t>DRHEAT</w:t>
            </w:r>
            <w:r w:rsidRPr="1EAD8DAC">
              <w:rPr>
                <w:b/>
                <w:bCs/>
              </w:rPr>
              <w:t>-</w:t>
            </w:r>
            <w:r>
              <w:rPr>
                <w:b/>
                <w:bCs/>
              </w:rPr>
              <w:t>2</w:t>
            </w:r>
            <w:r w:rsidRPr="1EAD8DAC">
              <w:rPr>
                <w:b/>
                <w:bCs/>
              </w:rPr>
              <w:t>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59CF1255" w14:textId="1B19AFF8" w:rsidR="002346F4" w:rsidRDefault="006252BC" w:rsidP="002346F4">
            <w:r w:rsidRPr="006252BC">
              <w:rPr>
                <w:highlight w:val="yellow"/>
              </w:rPr>
              <w:t>This can be time based, humidity based, temperature based, or continuous on via a variable voltage to a remote SSR device</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77FF22BD" w14:textId="77777777" w:rsidR="002346F4" w:rsidRDefault="002346F4" w:rsidP="002346F4"/>
        </w:tc>
      </w:tr>
      <w:tr w:rsidR="002346F4" w14:paraId="79EEE60A" w14:textId="77777777" w:rsidTr="00C775CF">
        <w:trPr>
          <w:jc w:val="center"/>
          <w:ins w:id="40" w:author="Jeff Tonkovic" w:date="2022-09-07T17:00:00Z"/>
        </w:trPr>
        <w:tc>
          <w:tcPr>
            <w:tcW w:w="1507" w:type="dxa"/>
            <w:tcBorders>
              <w:bottom w:val="single" w:sz="4" w:space="0" w:color="auto"/>
            </w:tcBorders>
            <w:shd w:val="clear" w:color="auto" w:fill="auto"/>
          </w:tcPr>
          <w:p w14:paraId="04EE8DA9" w14:textId="3AED11C7" w:rsidR="002346F4" w:rsidRDefault="002346F4" w:rsidP="002346F4">
            <w:pPr>
              <w:rPr>
                <w:b/>
                <w:bCs/>
              </w:rPr>
            </w:pPr>
          </w:p>
        </w:tc>
        <w:tc>
          <w:tcPr>
            <w:tcW w:w="8604" w:type="dxa"/>
            <w:tcBorders>
              <w:bottom w:val="single" w:sz="4" w:space="0" w:color="auto"/>
            </w:tcBorders>
            <w:shd w:val="clear" w:color="auto" w:fill="auto"/>
          </w:tcPr>
          <w:p w14:paraId="04521142" w14:textId="467074B8" w:rsidR="002346F4" w:rsidRDefault="002346F4" w:rsidP="002346F4"/>
        </w:tc>
        <w:tc>
          <w:tcPr>
            <w:tcW w:w="811" w:type="dxa"/>
            <w:tcBorders>
              <w:bottom w:val="single" w:sz="4" w:space="0" w:color="auto"/>
            </w:tcBorders>
            <w:shd w:val="clear" w:color="auto" w:fill="auto"/>
          </w:tcPr>
          <w:p w14:paraId="53DA1F87" w14:textId="16B16027" w:rsidR="002346F4" w:rsidRDefault="002346F4" w:rsidP="002346F4"/>
        </w:tc>
      </w:tr>
      <w:tr w:rsidR="002346F4" w14:paraId="4CC4A4DD" w14:textId="77777777" w:rsidTr="00C775CF">
        <w:trPr>
          <w:jc w:val="center"/>
        </w:trPr>
        <w:tc>
          <w:tcPr>
            <w:tcW w:w="1507" w:type="dxa"/>
            <w:tcBorders>
              <w:bottom w:val="single" w:sz="4" w:space="0" w:color="auto"/>
            </w:tcBorders>
            <w:shd w:val="clear" w:color="auto" w:fill="D9D9D9" w:themeFill="background1" w:themeFillShade="D9"/>
          </w:tcPr>
          <w:p w14:paraId="5EE7185D" w14:textId="336524F3" w:rsidR="002346F4" w:rsidRDefault="002346F4" w:rsidP="002346F4">
            <w:pPr>
              <w:rPr>
                <w:b/>
              </w:rPr>
            </w:pPr>
            <w:r>
              <w:rPr>
                <w:b/>
              </w:rPr>
              <w:t>HUMID-00</w:t>
            </w:r>
          </w:p>
        </w:tc>
        <w:tc>
          <w:tcPr>
            <w:tcW w:w="8604" w:type="dxa"/>
            <w:tcBorders>
              <w:bottom w:val="single" w:sz="4" w:space="0" w:color="auto"/>
            </w:tcBorders>
            <w:shd w:val="clear" w:color="auto" w:fill="D9D9D9" w:themeFill="background1" w:themeFillShade="D9"/>
          </w:tcPr>
          <w:p w14:paraId="629E9AE0" w14:textId="2F40C408" w:rsidR="002346F4" w:rsidRDefault="002346F4" w:rsidP="002346F4">
            <w:pPr>
              <w:pStyle w:val="Heading2"/>
              <w:rPr>
                <w:b/>
                <w:bCs/>
                <w:sz w:val="20"/>
                <w:szCs w:val="20"/>
              </w:rPr>
            </w:pPr>
            <w:bookmarkStart w:id="41" w:name="_Toc182228175"/>
            <w:r>
              <w:rPr>
                <w:b/>
                <w:bCs/>
                <w:sz w:val="20"/>
                <w:szCs w:val="20"/>
              </w:rPr>
              <w:t>HUMIDTY MEASURING</w:t>
            </w:r>
            <w:bookmarkEnd w:id="41"/>
          </w:p>
        </w:tc>
        <w:tc>
          <w:tcPr>
            <w:tcW w:w="811" w:type="dxa"/>
            <w:tcBorders>
              <w:bottom w:val="single" w:sz="4" w:space="0" w:color="auto"/>
            </w:tcBorders>
            <w:shd w:val="clear" w:color="auto" w:fill="D9D9D9" w:themeFill="background1" w:themeFillShade="D9"/>
          </w:tcPr>
          <w:p w14:paraId="79A868AD" w14:textId="77777777" w:rsidR="002346F4" w:rsidRDefault="002346F4" w:rsidP="002346F4"/>
        </w:tc>
      </w:tr>
      <w:tr w:rsidR="002346F4" w14:paraId="3D7AF1D0" w14:textId="77777777" w:rsidTr="00C775CF">
        <w:trPr>
          <w:jc w:val="center"/>
        </w:trPr>
        <w:tc>
          <w:tcPr>
            <w:tcW w:w="1507" w:type="dxa"/>
            <w:tcBorders>
              <w:bottom w:val="single" w:sz="4" w:space="0" w:color="auto"/>
            </w:tcBorders>
            <w:shd w:val="clear" w:color="auto" w:fill="auto"/>
          </w:tcPr>
          <w:p w14:paraId="2EF5A168" w14:textId="5C993396" w:rsidR="002346F4" w:rsidRDefault="002346F4" w:rsidP="002346F4">
            <w:pPr>
              <w:rPr>
                <w:b/>
              </w:rPr>
            </w:pPr>
            <w:r>
              <w:rPr>
                <w:b/>
              </w:rPr>
              <w:t>HUMID-10</w:t>
            </w:r>
          </w:p>
        </w:tc>
        <w:tc>
          <w:tcPr>
            <w:tcW w:w="8604" w:type="dxa"/>
            <w:tcBorders>
              <w:bottom w:val="single" w:sz="4" w:space="0" w:color="auto"/>
            </w:tcBorders>
            <w:shd w:val="clear" w:color="auto" w:fill="auto"/>
          </w:tcPr>
          <w:p w14:paraId="203DD492" w14:textId="40DE100E" w:rsidR="002346F4" w:rsidRDefault="002346F4" w:rsidP="002346F4">
            <w:r>
              <w:t xml:space="preserve">The control will have an option in programming mode to sense humidity. </w:t>
            </w:r>
          </w:p>
        </w:tc>
        <w:tc>
          <w:tcPr>
            <w:tcW w:w="811" w:type="dxa"/>
            <w:tcBorders>
              <w:bottom w:val="single" w:sz="4" w:space="0" w:color="auto"/>
            </w:tcBorders>
            <w:shd w:val="clear" w:color="auto" w:fill="auto"/>
          </w:tcPr>
          <w:p w14:paraId="7F10AAF2" w14:textId="77777777" w:rsidR="002346F4" w:rsidRDefault="002346F4" w:rsidP="002346F4"/>
        </w:tc>
      </w:tr>
      <w:tr w:rsidR="002346F4" w14:paraId="6FB66231" w14:textId="77777777" w:rsidTr="00C775CF">
        <w:trPr>
          <w:jc w:val="center"/>
        </w:trPr>
        <w:tc>
          <w:tcPr>
            <w:tcW w:w="1507" w:type="dxa"/>
            <w:tcBorders>
              <w:bottom w:val="single" w:sz="4" w:space="0" w:color="auto"/>
            </w:tcBorders>
            <w:shd w:val="clear" w:color="auto" w:fill="auto"/>
          </w:tcPr>
          <w:p w14:paraId="309B819E" w14:textId="4B2F21A7" w:rsidR="002346F4" w:rsidRDefault="002346F4" w:rsidP="002346F4">
            <w:pPr>
              <w:rPr>
                <w:b/>
              </w:rPr>
            </w:pPr>
            <w:r>
              <w:rPr>
                <w:b/>
              </w:rPr>
              <w:t>HUMID-20</w:t>
            </w:r>
          </w:p>
        </w:tc>
        <w:tc>
          <w:tcPr>
            <w:tcW w:w="8604" w:type="dxa"/>
            <w:tcBorders>
              <w:bottom w:val="single" w:sz="4" w:space="0" w:color="auto"/>
            </w:tcBorders>
            <w:shd w:val="clear" w:color="auto" w:fill="auto"/>
          </w:tcPr>
          <w:p w14:paraId="58C8680F" w14:textId="134FF31A" w:rsidR="002346F4" w:rsidRPr="002346F4" w:rsidRDefault="002346F4" w:rsidP="002346F4">
            <w:r w:rsidRPr="002346F4">
              <w:t>When enabled the home display will show the humidity value.</w:t>
            </w:r>
          </w:p>
        </w:tc>
        <w:tc>
          <w:tcPr>
            <w:tcW w:w="811" w:type="dxa"/>
            <w:tcBorders>
              <w:bottom w:val="single" w:sz="4" w:space="0" w:color="auto"/>
            </w:tcBorders>
            <w:shd w:val="clear" w:color="auto" w:fill="auto"/>
          </w:tcPr>
          <w:p w14:paraId="1B4CE33D" w14:textId="77777777" w:rsidR="002346F4" w:rsidRDefault="002346F4" w:rsidP="002346F4"/>
        </w:tc>
      </w:tr>
      <w:tr w:rsidR="002346F4" w14:paraId="7DC65F7F" w14:textId="77777777" w:rsidTr="00C775CF">
        <w:trPr>
          <w:jc w:val="center"/>
        </w:trPr>
        <w:tc>
          <w:tcPr>
            <w:tcW w:w="1507" w:type="dxa"/>
            <w:tcBorders>
              <w:bottom w:val="single" w:sz="4" w:space="0" w:color="auto"/>
            </w:tcBorders>
            <w:shd w:val="clear" w:color="auto" w:fill="auto"/>
          </w:tcPr>
          <w:p w14:paraId="17A80F62" w14:textId="7E126274" w:rsidR="002346F4" w:rsidRDefault="002346F4" w:rsidP="002346F4">
            <w:pPr>
              <w:rPr>
                <w:b/>
              </w:rPr>
            </w:pPr>
            <w:r>
              <w:rPr>
                <w:b/>
              </w:rPr>
              <w:t>HUMID-30</w:t>
            </w:r>
          </w:p>
        </w:tc>
        <w:tc>
          <w:tcPr>
            <w:tcW w:w="8604" w:type="dxa"/>
            <w:tcBorders>
              <w:bottom w:val="single" w:sz="4" w:space="0" w:color="auto"/>
            </w:tcBorders>
            <w:shd w:val="clear" w:color="auto" w:fill="auto"/>
          </w:tcPr>
          <w:p w14:paraId="2562F39A" w14:textId="63E5FCF6" w:rsidR="002346F4" w:rsidRDefault="002346F4" w:rsidP="002346F4">
            <w:r>
              <w:t>When enable in programming mode, there will also be a programmable threshold value to alarm if the humidity levels are too high.</w:t>
            </w:r>
          </w:p>
        </w:tc>
        <w:tc>
          <w:tcPr>
            <w:tcW w:w="811" w:type="dxa"/>
            <w:tcBorders>
              <w:bottom w:val="single" w:sz="4" w:space="0" w:color="auto"/>
            </w:tcBorders>
            <w:shd w:val="clear" w:color="auto" w:fill="auto"/>
          </w:tcPr>
          <w:p w14:paraId="60281BFB" w14:textId="77777777" w:rsidR="002346F4" w:rsidRDefault="002346F4" w:rsidP="002346F4"/>
        </w:tc>
      </w:tr>
      <w:tr w:rsidR="002346F4" w14:paraId="134AC0D7" w14:textId="77777777" w:rsidTr="00C775CF">
        <w:trPr>
          <w:jc w:val="center"/>
        </w:trPr>
        <w:tc>
          <w:tcPr>
            <w:tcW w:w="1507" w:type="dxa"/>
            <w:tcBorders>
              <w:bottom w:val="single" w:sz="4" w:space="0" w:color="auto"/>
            </w:tcBorders>
            <w:shd w:val="clear" w:color="auto" w:fill="auto"/>
          </w:tcPr>
          <w:p w14:paraId="3E4A79E2" w14:textId="76AFB0AE" w:rsidR="002346F4" w:rsidRDefault="002346F4" w:rsidP="002346F4">
            <w:pPr>
              <w:rPr>
                <w:b/>
              </w:rPr>
            </w:pPr>
            <w:r>
              <w:rPr>
                <w:b/>
              </w:rPr>
              <w:lastRenderedPageBreak/>
              <w:t>HUMID-40</w:t>
            </w:r>
          </w:p>
        </w:tc>
        <w:tc>
          <w:tcPr>
            <w:tcW w:w="8604" w:type="dxa"/>
            <w:tcBorders>
              <w:bottom w:val="single" w:sz="4" w:space="0" w:color="auto"/>
            </w:tcBorders>
            <w:shd w:val="clear" w:color="auto" w:fill="auto"/>
          </w:tcPr>
          <w:p w14:paraId="4A32988F" w14:textId="53BE6808" w:rsidR="002346F4" w:rsidRDefault="002346F4" w:rsidP="002346F4">
            <w:r>
              <w:t xml:space="preserve">Use of common refrigeration logic should be utilized to measure the humidity and </w:t>
            </w:r>
            <w:r w:rsidR="00671A64">
              <w:t>factors</w:t>
            </w:r>
            <w:r>
              <w:t xml:space="preserve"> that into the refrigeration compressor cycle, coil temps, etc.</w:t>
            </w:r>
          </w:p>
        </w:tc>
        <w:tc>
          <w:tcPr>
            <w:tcW w:w="811" w:type="dxa"/>
            <w:tcBorders>
              <w:bottom w:val="single" w:sz="4" w:space="0" w:color="auto"/>
            </w:tcBorders>
            <w:shd w:val="clear" w:color="auto" w:fill="auto"/>
          </w:tcPr>
          <w:p w14:paraId="12138E67" w14:textId="77777777" w:rsidR="002346F4" w:rsidRDefault="002346F4" w:rsidP="002346F4"/>
        </w:tc>
      </w:tr>
      <w:tr w:rsidR="002346F4" w14:paraId="367291C5" w14:textId="77777777" w:rsidTr="00C775CF">
        <w:trPr>
          <w:jc w:val="center"/>
        </w:trPr>
        <w:tc>
          <w:tcPr>
            <w:tcW w:w="1507" w:type="dxa"/>
            <w:tcBorders>
              <w:bottom w:val="single" w:sz="4" w:space="0" w:color="auto"/>
            </w:tcBorders>
            <w:shd w:val="clear" w:color="auto" w:fill="auto"/>
          </w:tcPr>
          <w:p w14:paraId="35D4AD28" w14:textId="77777777" w:rsidR="002346F4" w:rsidRDefault="002346F4" w:rsidP="002346F4">
            <w:pPr>
              <w:rPr>
                <w:b/>
              </w:rPr>
            </w:pPr>
          </w:p>
        </w:tc>
        <w:tc>
          <w:tcPr>
            <w:tcW w:w="8604" w:type="dxa"/>
            <w:tcBorders>
              <w:bottom w:val="single" w:sz="4" w:space="0" w:color="auto"/>
            </w:tcBorders>
            <w:shd w:val="clear" w:color="auto" w:fill="auto"/>
          </w:tcPr>
          <w:p w14:paraId="3B03A216" w14:textId="77777777" w:rsidR="002346F4" w:rsidRDefault="002346F4" w:rsidP="002346F4"/>
        </w:tc>
        <w:tc>
          <w:tcPr>
            <w:tcW w:w="811" w:type="dxa"/>
            <w:tcBorders>
              <w:bottom w:val="single" w:sz="4" w:space="0" w:color="auto"/>
            </w:tcBorders>
            <w:shd w:val="clear" w:color="auto" w:fill="auto"/>
          </w:tcPr>
          <w:p w14:paraId="156DF592" w14:textId="77777777" w:rsidR="002346F4" w:rsidRDefault="002346F4" w:rsidP="002346F4"/>
        </w:tc>
      </w:tr>
      <w:tr w:rsidR="002346F4" w14:paraId="6A2E7C71" w14:textId="77777777" w:rsidTr="00C775CF">
        <w:trPr>
          <w:jc w:val="center"/>
        </w:trPr>
        <w:tc>
          <w:tcPr>
            <w:tcW w:w="1507" w:type="dxa"/>
            <w:tcBorders>
              <w:bottom w:val="single" w:sz="4" w:space="0" w:color="auto"/>
            </w:tcBorders>
            <w:shd w:val="clear" w:color="auto" w:fill="auto"/>
          </w:tcPr>
          <w:p w14:paraId="6C615BAC" w14:textId="74E63B91" w:rsidR="002346F4" w:rsidRDefault="002346F4" w:rsidP="002346F4">
            <w:pPr>
              <w:rPr>
                <w:b/>
              </w:rPr>
            </w:pPr>
          </w:p>
        </w:tc>
        <w:tc>
          <w:tcPr>
            <w:tcW w:w="8604" w:type="dxa"/>
            <w:tcBorders>
              <w:bottom w:val="single" w:sz="4" w:space="0" w:color="auto"/>
            </w:tcBorders>
            <w:shd w:val="clear" w:color="auto" w:fill="auto"/>
          </w:tcPr>
          <w:p w14:paraId="6E06D562" w14:textId="177126CB" w:rsidR="002346F4" w:rsidRDefault="002346F4" w:rsidP="002346F4">
            <w:pPr>
              <w:jc w:val="both"/>
            </w:pPr>
          </w:p>
        </w:tc>
        <w:tc>
          <w:tcPr>
            <w:tcW w:w="811" w:type="dxa"/>
            <w:tcBorders>
              <w:bottom w:val="single" w:sz="4" w:space="0" w:color="auto"/>
            </w:tcBorders>
            <w:shd w:val="clear" w:color="auto" w:fill="auto"/>
          </w:tcPr>
          <w:p w14:paraId="17351334" w14:textId="77777777" w:rsidR="002346F4" w:rsidRDefault="002346F4" w:rsidP="002346F4"/>
        </w:tc>
      </w:tr>
    </w:tbl>
    <w:p w14:paraId="0113612A" w14:textId="77777777" w:rsidR="000A30CD" w:rsidRDefault="000A30CD" w:rsidP="000A30CD">
      <w:pPr>
        <w:pStyle w:val="Heading112pt"/>
        <w:numPr>
          <w:ilvl w:val="0"/>
          <w:numId w:val="0"/>
        </w:numPr>
        <w:ind w:left="432"/>
      </w:pPr>
    </w:p>
    <w:p w14:paraId="4A5668DC" w14:textId="77777777" w:rsidR="000A30CD" w:rsidRDefault="000A30CD" w:rsidP="000A30CD">
      <w:pPr>
        <w:pStyle w:val="Heading112pt"/>
        <w:numPr>
          <w:ilvl w:val="0"/>
          <w:numId w:val="0"/>
        </w:numPr>
        <w:ind w:left="432"/>
      </w:pPr>
    </w:p>
    <w:p w14:paraId="08F039F4" w14:textId="77777777" w:rsidR="000A30CD" w:rsidRDefault="000A30CD" w:rsidP="000A30CD">
      <w:pPr>
        <w:pStyle w:val="Heading112pt"/>
        <w:numPr>
          <w:ilvl w:val="0"/>
          <w:numId w:val="0"/>
        </w:numPr>
        <w:ind w:left="432"/>
      </w:pPr>
    </w:p>
    <w:p w14:paraId="60B488F8" w14:textId="70019CFB" w:rsidR="00020DED" w:rsidRDefault="000A30CD" w:rsidP="00CE7FA2">
      <w:pPr>
        <w:pStyle w:val="Heading112pt"/>
        <w:numPr>
          <w:ilvl w:val="0"/>
          <w:numId w:val="4"/>
        </w:numPr>
      </w:pPr>
      <w:bookmarkStart w:id="42" w:name="_Toc182228176"/>
      <w:r>
        <w:t>SOFTWARE REQUIREMENTS – MODULARM PRO</w:t>
      </w:r>
      <w:bookmarkEnd w:id="42"/>
    </w:p>
    <w:tbl>
      <w:tblPr>
        <w:tblW w:w="10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07"/>
        <w:gridCol w:w="8604"/>
        <w:gridCol w:w="811"/>
      </w:tblGrid>
      <w:tr w:rsidR="000A30CD" w14:paraId="094C85E4" w14:textId="77777777" w:rsidTr="00C70587">
        <w:trPr>
          <w:jc w:val="center"/>
        </w:trPr>
        <w:tc>
          <w:tcPr>
            <w:tcW w:w="1507" w:type="dxa"/>
            <w:shd w:val="clear" w:color="auto" w:fill="CCCCCC"/>
          </w:tcPr>
          <w:p w14:paraId="0FFE1D5C" w14:textId="77777777" w:rsidR="000A30CD" w:rsidRDefault="000A30CD" w:rsidP="00C70587">
            <w:pPr>
              <w:jc w:val="center"/>
              <w:rPr>
                <w:b/>
              </w:rPr>
            </w:pPr>
            <w:r>
              <w:rPr>
                <w:b/>
              </w:rPr>
              <w:t>Requirement</w:t>
            </w:r>
          </w:p>
          <w:p w14:paraId="22B9108A" w14:textId="77777777" w:rsidR="000A30CD" w:rsidRDefault="000A30CD" w:rsidP="00C70587">
            <w:pPr>
              <w:jc w:val="center"/>
              <w:rPr>
                <w:b/>
              </w:rPr>
            </w:pPr>
            <w:r>
              <w:rPr>
                <w:b/>
              </w:rPr>
              <w:t>Number</w:t>
            </w:r>
          </w:p>
        </w:tc>
        <w:tc>
          <w:tcPr>
            <w:tcW w:w="8604" w:type="dxa"/>
            <w:shd w:val="clear" w:color="auto" w:fill="CCCCCC"/>
          </w:tcPr>
          <w:p w14:paraId="30BC47DD" w14:textId="77777777" w:rsidR="000A30CD" w:rsidRDefault="000A30CD" w:rsidP="00C70587">
            <w:pPr>
              <w:jc w:val="center"/>
              <w:rPr>
                <w:b/>
              </w:rPr>
            </w:pPr>
            <w:r>
              <w:rPr>
                <w:b/>
              </w:rPr>
              <w:t>Description</w:t>
            </w:r>
          </w:p>
        </w:tc>
        <w:tc>
          <w:tcPr>
            <w:tcW w:w="811" w:type="dxa"/>
            <w:shd w:val="clear" w:color="auto" w:fill="CCCCCC"/>
          </w:tcPr>
          <w:p w14:paraId="421DB8EF" w14:textId="77777777" w:rsidR="000A30CD" w:rsidRDefault="000A30CD" w:rsidP="00C70587">
            <w:pPr>
              <w:jc w:val="center"/>
              <w:rPr>
                <w:b/>
              </w:rPr>
            </w:pPr>
          </w:p>
        </w:tc>
      </w:tr>
      <w:tr w:rsidR="000A30CD" w14:paraId="6658AE7C" w14:textId="77777777" w:rsidTr="00C70587">
        <w:trPr>
          <w:jc w:val="center"/>
        </w:trPr>
        <w:tc>
          <w:tcPr>
            <w:tcW w:w="1507" w:type="dxa"/>
            <w:tcBorders>
              <w:bottom w:val="single" w:sz="4" w:space="0" w:color="auto"/>
            </w:tcBorders>
            <w:shd w:val="clear" w:color="auto" w:fill="auto"/>
          </w:tcPr>
          <w:p w14:paraId="3BC75234" w14:textId="77777777" w:rsidR="000A30CD" w:rsidRDefault="000A30CD" w:rsidP="00C70587">
            <w:pPr>
              <w:rPr>
                <w:b/>
              </w:rPr>
            </w:pPr>
          </w:p>
        </w:tc>
        <w:tc>
          <w:tcPr>
            <w:tcW w:w="8604" w:type="dxa"/>
            <w:tcBorders>
              <w:bottom w:val="single" w:sz="4" w:space="0" w:color="auto"/>
            </w:tcBorders>
            <w:shd w:val="clear" w:color="auto" w:fill="auto"/>
          </w:tcPr>
          <w:p w14:paraId="68A9612A" w14:textId="77777777" w:rsidR="000A30CD" w:rsidRDefault="000A30CD" w:rsidP="00C70587"/>
        </w:tc>
        <w:tc>
          <w:tcPr>
            <w:tcW w:w="811" w:type="dxa"/>
            <w:tcBorders>
              <w:bottom w:val="single" w:sz="4" w:space="0" w:color="auto"/>
            </w:tcBorders>
            <w:shd w:val="clear" w:color="auto" w:fill="auto"/>
          </w:tcPr>
          <w:p w14:paraId="45018503" w14:textId="77777777" w:rsidR="000A30CD" w:rsidRDefault="000A30CD" w:rsidP="00C70587"/>
        </w:tc>
      </w:tr>
      <w:tr w:rsidR="000A30CD" w14:paraId="13D7AC4B" w14:textId="77777777" w:rsidTr="00C70587">
        <w:trPr>
          <w:jc w:val="center"/>
        </w:trPr>
        <w:tc>
          <w:tcPr>
            <w:tcW w:w="1507" w:type="dxa"/>
            <w:shd w:val="clear" w:color="auto" w:fill="E0E0E0"/>
          </w:tcPr>
          <w:p w14:paraId="732AC88D" w14:textId="02C8A366" w:rsidR="000A30CD" w:rsidRDefault="000A30CD" w:rsidP="00C70587">
            <w:pPr>
              <w:rPr>
                <w:b/>
              </w:rPr>
            </w:pPr>
            <w:r>
              <w:rPr>
                <w:b/>
              </w:rPr>
              <w:t>CO</w:t>
            </w:r>
            <w:r w:rsidR="00764034">
              <w:rPr>
                <w:b/>
              </w:rPr>
              <w:t>2</w:t>
            </w:r>
            <w:r>
              <w:rPr>
                <w:b/>
              </w:rPr>
              <w:t>-00</w:t>
            </w:r>
          </w:p>
        </w:tc>
        <w:tc>
          <w:tcPr>
            <w:tcW w:w="8604" w:type="dxa"/>
            <w:shd w:val="clear" w:color="auto" w:fill="E0E0E0"/>
          </w:tcPr>
          <w:p w14:paraId="4B5CAC94" w14:textId="4F371B1B" w:rsidR="000A30CD" w:rsidRDefault="009A22C5" w:rsidP="00C70587">
            <w:pPr>
              <w:pStyle w:val="Heading2"/>
              <w:rPr>
                <w:b/>
                <w:bCs/>
                <w:sz w:val="20"/>
                <w:szCs w:val="20"/>
              </w:rPr>
            </w:pPr>
            <w:bookmarkStart w:id="43" w:name="_Toc182228177"/>
            <w:r>
              <w:rPr>
                <w:b/>
                <w:bCs/>
                <w:sz w:val="20"/>
                <w:szCs w:val="20"/>
              </w:rPr>
              <w:t>CO2 S</w:t>
            </w:r>
            <w:r w:rsidR="004E2420">
              <w:rPr>
                <w:b/>
                <w:bCs/>
                <w:sz w:val="20"/>
                <w:szCs w:val="20"/>
              </w:rPr>
              <w:t>ENSING</w:t>
            </w:r>
            <w:bookmarkEnd w:id="43"/>
          </w:p>
        </w:tc>
        <w:tc>
          <w:tcPr>
            <w:tcW w:w="811" w:type="dxa"/>
            <w:shd w:val="clear" w:color="auto" w:fill="E0E0E0"/>
          </w:tcPr>
          <w:p w14:paraId="3D557E36" w14:textId="77777777" w:rsidR="000A30CD" w:rsidRDefault="000A30CD" w:rsidP="00C70587"/>
        </w:tc>
      </w:tr>
      <w:tr w:rsidR="000A30CD" w14:paraId="63C3CE3C" w14:textId="77777777" w:rsidTr="00C70587">
        <w:trPr>
          <w:jc w:val="center"/>
        </w:trPr>
        <w:tc>
          <w:tcPr>
            <w:tcW w:w="1507" w:type="dxa"/>
            <w:shd w:val="clear" w:color="auto" w:fill="auto"/>
          </w:tcPr>
          <w:p w14:paraId="53F98872" w14:textId="370D280D" w:rsidR="000A30CD" w:rsidRDefault="000A30CD" w:rsidP="00C70587">
            <w:pPr>
              <w:rPr>
                <w:b/>
              </w:rPr>
            </w:pPr>
            <w:r>
              <w:rPr>
                <w:b/>
              </w:rPr>
              <w:t>CO</w:t>
            </w:r>
            <w:r w:rsidR="00764034">
              <w:rPr>
                <w:b/>
              </w:rPr>
              <w:t>2</w:t>
            </w:r>
            <w:r>
              <w:rPr>
                <w:b/>
              </w:rPr>
              <w:t>-10</w:t>
            </w:r>
          </w:p>
        </w:tc>
        <w:tc>
          <w:tcPr>
            <w:tcW w:w="8604" w:type="dxa"/>
            <w:shd w:val="clear" w:color="auto" w:fill="auto"/>
          </w:tcPr>
          <w:p w14:paraId="26F45708" w14:textId="552ED7F5" w:rsidR="000A30CD" w:rsidRDefault="00764034" w:rsidP="009A22C5">
            <w:pPr>
              <w:spacing w:line="240" w:lineRule="atLeast"/>
            </w:pPr>
            <w:r>
              <w:t xml:space="preserve">The control will monitor the CO2 levels inside the walk in for spoilage detection, employee safety, etc. </w:t>
            </w:r>
          </w:p>
        </w:tc>
        <w:tc>
          <w:tcPr>
            <w:tcW w:w="811" w:type="dxa"/>
            <w:shd w:val="clear" w:color="auto" w:fill="auto"/>
          </w:tcPr>
          <w:p w14:paraId="06BB8AAD" w14:textId="77777777" w:rsidR="000A30CD" w:rsidRDefault="000A30CD" w:rsidP="00C70587"/>
        </w:tc>
      </w:tr>
      <w:tr w:rsidR="000A30CD" w14:paraId="301B1D22" w14:textId="77777777" w:rsidTr="00C70587">
        <w:trPr>
          <w:jc w:val="center"/>
        </w:trPr>
        <w:tc>
          <w:tcPr>
            <w:tcW w:w="1507" w:type="dxa"/>
            <w:tcBorders>
              <w:bottom w:val="single" w:sz="4" w:space="0" w:color="auto"/>
            </w:tcBorders>
            <w:shd w:val="clear" w:color="auto" w:fill="auto"/>
          </w:tcPr>
          <w:p w14:paraId="69CBC742" w14:textId="5E2AD866" w:rsidR="000A30CD" w:rsidRDefault="000A30CD" w:rsidP="00C70587">
            <w:pPr>
              <w:rPr>
                <w:b/>
              </w:rPr>
            </w:pPr>
            <w:r>
              <w:rPr>
                <w:b/>
              </w:rPr>
              <w:t>CO</w:t>
            </w:r>
            <w:r w:rsidR="004E2420">
              <w:rPr>
                <w:b/>
              </w:rPr>
              <w:t>2</w:t>
            </w:r>
            <w:r>
              <w:rPr>
                <w:b/>
              </w:rPr>
              <w:t>-20</w:t>
            </w:r>
          </w:p>
        </w:tc>
        <w:tc>
          <w:tcPr>
            <w:tcW w:w="8604" w:type="dxa"/>
            <w:tcBorders>
              <w:bottom w:val="single" w:sz="4" w:space="0" w:color="auto"/>
            </w:tcBorders>
            <w:shd w:val="clear" w:color="auto" w:fill="auto"/>
          </w:tcPr>
          <w:p w14:paraId="49A82BA8" w14:textId="626AD5CF" w:rsidR="000A30CD" w:rsidRDefault="00764034" w:rsidP="00C70587">
            <w:r>
              <w:t>There will be an option in system programming along with a threshold value setting/range.</w:t>
            </w:r>
          </w:p>
        </w:tc>
        <w:tc>
          <w:tcPr>
            <w:tcW w:w="811" w:type="dxa"/>
            <w:tcBorders>
              <w:bottom w:val="single" w:sz="4" w:space="0" w:color="auto"/>
            </w:tcBorders>
            <w:shd w:val="clear" w:color="auto" w:fill="auto"/>
          </w:tcPr>
          <w:p w14:paraId="539FAF76" w14:textId="77777777" w:rsidR="000A30CD" w:rsidRDefault="000A30CD" w:rsidP="00C70587"/>
        </w:tc>
      </w:tr>
      <w:tr w:rsidR="000A30CD" w14:paraId="15ABBC7C" w14:textId="77777777" w:rsidTr="00C70587">
        <w:trPr>
          <w:jc w:val="center"/>
        </w:trPr>
        <w:tc>
          <w:tcPr>
            <w:tcW w:w="1507" w:type="dxa"/>
            <w:tcBorders>
              <w:bottom w:val="single" w:sz="4" w:space="0" w:color="auto"/>
            </w:tcBorders>
            <w:shd w:val="clear" w:color="auto" w:fill="auto"/>
          </w:tcPr>
          <w:p w14:paraId="1B395DF9" w14:textId="629169D7" w:rsidR="000A30CD" w:rsidRDefault="000A30CD" w:rsidP="00C70587">
            <w:pPr>
              <w:rPr>
                <w:b/>
              </w:rPr>
            </w:pPr>
            <w:r>
              <w:rPr>
                <w:b/>
              </w:rPr>
              <w:t>C</w:t>
            </w:r>
            <w:r w:rsidR="004E2420">
              <w:rPr>
                <w:b/>
              </w:rPr>
              <w:t>O2</w:t>
            </w:r>
            <w:r>
              <w:rPr>
                <w:b/>
              </w:rPr>
              <w:t>-30</w:t>
            </w:r>
          </w:p>
        </w:tc>
        <w:tc>
          <w:tcPr>
            <w:tcW w:w="8604" w:type="dxa"/>
            <w:tcBorders>
              <w:bottom w:val="single" w:sz="4" w:space="0" w:color="auto"/>
            </w:tcBorders>
            <w:shd w:val="clear" w:color="auto" w:fill="auto"/>
          </w:tcPr>
          <w:p w14:paraId="02D6CAEA" w14:textId="14677D02" w:rsidR="000A30CD" w:rsidRDefault="00764034" w:rsidP="00C70587">
            <w:r>
              <w:t xml:space="preserve">When levels are too high, the display will show a CO2 High alarm and trigger an </w:t>
            </w:r>
            <w:r w:rsidR="004E2420">
              <w:t xml:space="preserve">error to the </w:t>
            </w:r>
            <w:proofErr w:type="spellStart"/>
            <w:r w:rsidR="004E2420">
              <w:t>KorrectTemp</w:t>
            </w:r>
            <w:proofErr w:type="spellEnd"/>
            <w:r w:rsidR="004E2420">
              <w:t xml:space="preserve"> dashboard for alerting. </w:t>
            </w:r>
          </w:p>
        </w:tc>
        <w:tc>
          <w:tcPr>
            <w:tcW w:w="811" w:type="dxa"/>
            <w:tcBorders>
              <w:bottom w:val="single" w:sz="4" w:space="0" w:color="auto"/>
            </w:tcBorders>
            <w:shd w:val="clear" w:color="auto" w:fill="auto"/>
          </w:tcPr>
          <w:p w14:paraId="053321FE" w14:textId="77777777" w:rsidR="000A30CD" w:rsidRDefault="000A30CD" w:rsidP="00C70587"/>
        </w:tc>
      </w:tr>
      <w:tr w:rsidR="000A30CD" w14:paraId="02ACA329" w14:textId="77777777" w:rsidTr="00C70587">
        <w:trPr>
          <w:jc w:val="center"/>
        </w:trPr>
        <w:tc>
          <w:tcPr>
            <w:tcW w:w="1507" w:type="dxa"/>
            <w:tcBorders>
              <w:bottom w:val="single" w:sz="4" w:space="0" w:color="auto"/>
            </w:tcBorders>
            <w:shd w:val="clear" w:color="auto" w:fill="auto"/>
          </w:tcPr>
          <w:p w14:paraId="65C2F059" w14:textId="77777777" w:rsidR="000A30CD" w:rsidRDefault="000A30CD" w:rsidP="00C70587">
            <w:pPr>
              <w:rPr>
                <w:b/>
                <w:bCs/>
              </w:rPr>
            </w:pPr>
          </w:p>
        </w:tc>
        <w:tc>
          <w:tcPr>
            <w:tcW w:w="8604" w:type="dxa"/>
            <w:tcBorders>
              <w:bottom w:val="single" w:sz="4" w:space="0" w:color="auto"/>
            </w:tcBorders>
            <w:shd w:val="clear" w:color="auto" w:fill="auto"/>
          </w:tcPr>
          <w:p w14:paraId="028B7DB0" w14:textId="77777777" w:rsidR="000A30CD" w:rsidRDefault="000A30CD" w:rsidP="00C70587"/>
        </w:tc>
        <w:tc>
          <w:tcPr>
            <w:tcW w:w="811" w:type="dxa"/>
            <w:tcBorders>
              <w:bottom w:val="single" w:sz="4" w:space="0" w:color="auto"/>
            </w:tcBorders>
            <w:shd w:val="clear" w:color="auto" w:fill="auto"/>
          </w:tcPr>
          <w:p w14:paraId="3C617AB1" w14:textId="77777777" w:rsidR="000A30CD" w:rsidRDefault="000A30CD" w:rsidP="00C70587"/>
        </w:tc>
      </w:tr>
      <w:tr w:rsidR="000A30CD" w:rsidRPr="00A20F3A" w14:paraId="4BCC9ED6" w14:textId="77777777" w:rsidTr="00C70587">
        <w:trPr>
          <w:jc w:val="center"/>
        </w:trPr>
        <w:tc>
          <w:tcPr>
            <w:tcW w:w="150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FC119F" w14:textId="4A86241B" w:rsidR="000A30CD" w:rsidRPr="00DA4EB6" w:rsidRDefault="000A30CD" w:rsidP="00C70587">
            <w:pPr>
              <w:rPr>
                <w:b/>
              </w:rPr>
            </w:pPr>
            <w:r>
              <w:rPr>
                <w:b/>
              </w:rPr>
              <w:t>E</w:t>
            </w:r>
            <w:r w:rsidR="004E2420">
              <w:rPr>
                <w:b/>
              </w:rPr>
              <w:t>EV</w:t>
            </w:r>
            <w:r w:rsidRPr="00DA4EB6">
              <w:rPr>
                <w:b/>
              </w:rPr>
              <w:t>-00</w:t>
            </w:r>
          </w:p>
        </w:tc>
        <w:tc>
          <w:tcPr>
            <w:tcW w:w="86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3CBD4E" w14:textId="1E1A76C0" w:rsidR="000A30CD" w:rsidRPr="00A20F3A" w:rsidRDefault="000A30CD" w:rsidP="00C70587">
            <w:pPr>
              <w:pStyle w:val="Heading2"/>
              <w:rPr>
                <w:b/>
                <w:sz w:val="20"/>
                <w:szCs w:val="20"/>
              </w:rPr>
            </w:pPr>
            <w:bookmarkStart w:id="44" w:name="_Toc182228178"/>
            <w:r>
              <w:rPr>
                <w:b/>
                <w:sz w:val="20"/>
                <w:szCs w:val="20"/>
              </w:rPr>
              <w:t>E</w:t>
            </w:r>
            <w:r w:rsidR="004E2420">
              <w:rPr>
                <w:b/>
                <w:sz w:val="20"/>
                <w:szCs w:val="20"/>
              </w:rPr>
              <w:t>LECTRIC EXPANSION VALVE</w:t>
            </w:r>
            <w:r w:rsidR="009A22C5">
              <w:rPr>
                <w:b/>
                <w:sz w:val="20"/>
                <w:szCs w:val="20"/>
              </w:rPr>
              <w:t xml:space="preserve"> (EEV)</w:t>
            </w:r>
            <w:r w:rsidR="004E2420">
              <w:rPr>
                <w:b/>
                <w:sz w:val="20"/>
                <w:szCs w:val="20"/>
              </w:rPr>
              <w:t xml:space="preserve"> CONTROL</w:t>
            </w:r>
            <w:bookmarkEnd w:id="44"/>
          </w:p>
        </w:tc>
        <w:tc>
          <w:tcPr>
            <w:tcW w:w="8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37412F" w14:textId="77777777" w:rsidR="000A30CD" w:rsidRPr="00DA4EB6" w:rsidRDefault="000A30CD" w:rsidP="00C70587">
            <w:pPr>
              <w:rPr>
                <w:b/>
              </w:rPr>
            </w:pPr>
          </w:p>
        </w:tc>
      </w:tr>
      <w:tr w:rsidR="000A30CD" w14:paraId="6EA0915F" w14:textId="77777777" w:rsidTr="00C70587">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03F64DD7" w14:textId="7B6D6429" w:rsidR="000A30CD" w:rsidRDefault="000A30CD" w:rsidP="00C70587">
            <w:pPr>
              <w:rPr>
                <w:b/>
                <w:bCs/>
              </w:rPr>
            </w:pPr>
            <w:r>
              <w:rPr>
                <w:b/>
                <w:bCs/>
              </w:rPr>
              <w:t>E</w:t>
            </w:r>
            <w:r w:rsidR="004E2420">
              <w:rPr>
                <w:b/>
                <w:bCs/>
              </w:rPr>
              <w:t>EV</w:t>
            </w:r>
            <w:r w:rsidRPr="1EAD8DAC">
              <w:rPr>
                <w:b/>
                <w:bCs/>
              </w:rPr>
              <w:t>-10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1B14D945" w14:textId="2E65D9E3" w:rsidR="000A30CD" w:rsidRDefault="004E2420" w:rsidP="004E2420">
            <w:pPr>
              <w:spacing w:line="240" w:lineRule="atLeast"/>
            </w:pPr>
            <w:r>
              <w:t>There will be a complimentary EEV to work in conjunction with the adaptive compressor control logic to gain energy efficiencies of the refrigeration system(s). This should be ideally an off the shelf valve if possible to avoid barriers to market.</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09DFED55" w14:textId="77777777" w:rsidR="000A30CD" w:rsidRDefault="000A30CD" w:rsidP="00C70587"/>
        </w:tc>
      </w:tr>
      <w:tr w:rsidR="000A30CD" w14:paraId="1D087D5E" w14:textId="77777777" w:rsidTr="00C70587">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20F5CBE5" w14:textId="51D5355F" w:rsidR="000A30CD" w:rsidRPr="1EAD8DAC" w:rsidRDefault="000A30CD" w:rsidP="00C70587">
            <w:pPr>
              <w:rPr>
                <w:b/>
                <w:bCs/>
              </w:rPr>
            </w:pPr>
            <w:r>
              <w:rPr>
                <w:b/>
                <w:bCs/>
              </w:rPr>
              <w:t>E</w:t>
            </w:r>
            <w:r w:rsidR="004E2420">
              <w:rPr>
                <w:b/>
                <w:bCs/>
              </w:rPr>
              <w:t>EV</w:t>
            </w:r>
            <w:r>
              <w:rPr>
                <w:b/>
                <w:bCs/>
              </w:rPr>
              <w:t>-20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109BD6B4" w14:textId="3158D3A6" w:rsidR="000A30CD" w:rsidRPr="009C3517" w:rsidRDefault="004E2420" w:rsidP="00C70587">
            <w:r>
              <w:t>There will be compressor control logic to control this valve with respect to compressor control, coil temps, air temp of walk in, etc. that needs to be created or otherwise considered common for refrigeration control</w:t>
            </w:r>
            <w:r w:rsidR="003232BA">
              <w:t xml:space="preserve"> which is similar to logic known as “Superheat” in refrigeration applications. </w:t>
            </w:r>
            <w:r w:rsidR="00196A21">
              <w:t>This will support Unipolar and Bi-Polar valves.</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458867F2" w14:textId="77777777" w:rsidR="000A30CD" w:rsidRDefault="000A30CD" w:rsidP="00C70587"/>
        </w:tc>
      </w:tr>
      <w:tr w:rsidR="000A30CD" w14:paraId="6471BB2D" w14:textId="77777777" w:rsidTr="00C70587">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69BE3971" w14:textId="652B8689" w:rsidR="000A30CD" w:rsidRPr="1EAD8DAC" w:rsidRDefault="0021521E" w:rsidP="00C70587">
            <w:pPr>
              <w:rPr>
                <w:b/>
                <w:bCs/>
              </w:rPr>
            </w:pPr>
            <w:r>
              <w:rPr>
                <w:b/>
                <w:bCs/>
              </w:rPr>
              <w:t>EEV-30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41AE8A07" w14:textId="762A6E3F" w:rsidR="000A30CD" w:rsidRPr="009C3517" w:rsidRDefault="0021521E" w:rsidP="00C70587">
            <w:r>
              <w:t xml:space="preserve">Logic needs to be defined for Lead-Lag applications and the use of 1 or more EEV’s in those applications. </w:t>
            </w:r>
            <w:r w:rsidR="00196A21">
              <w:t xml:space="preserve"> </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5FF2108C" w14:textId="77777777" w:rsidR="000A30CD" w:rsidRDefault="000A30CD" w:rsidP="00C70587"/>
        </w:tc>
      </w:tr>
      <w:tr w:rsidR="000A30CD" w14:paraId="56BF0C67" w14:textId="77777777" w:rsidTr="00C70587">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7A2691E6" w14:textId="77777777" w:rsidR="000A30CD" w:rsidRPr="1EAD8DAC" w:rsidRDefault="000A30CD" w:rsidP="00C70587">
            <w:pPr>
              <w:rPr>
                <w:b/>
                <w:bCs/>
              </w:rPr>
            </w:pP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34B81B9E" w14:textId="77777777" w:rsidR="000A30CD" w:rsidRPr="009C3517" w:rsidRDefault="000A30CD" w:rsidP="00C70587"/>
        </w:tc>
        <w:tc>
          <w:tcPr>
            <w:tcW w:w="811" w:type="dxa"/>
            <w:tcBorders>
              <w:top w:val="single" w:sz="4" w:space="0" w:color="auto"/>
              <w:left w:val="single" w:sz="4" w:space="0" w:color="auto"/>
              <w:bottom w:val="single" w:sz="4" w:space="0" w:color="auto"/>
              <w:right w:val="single" w:sz="4" w:space="0" w:color="auto"/>
            </w:tcBorders>
            <w:shd w:val="clear" w:color="auto" w:fill="auto"/>
          </w:tcPr>
          <w:p w14:paraId="16084801" w14:textId="77777777" w:rsidR="000A30CD" w:rsidRDefault="000A30CD" w:rsidP="00C70587"/>
        </w:tc>
      </w:tr>
      <w:tr w:rsidR="000A30CD" w14:paraId="40FEAEFF" w14:textId="77777777" w:rsidTr="004E2420">
        <w:trPr>
          <w:jc w:val="center"/>
        </w:trPr>
        <w:tc>
          <w:tcPr>
            <w:tcW w:w="150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A4BB48A" w14:textId="16579FF3" w:rsidR="000A30CD" w:rsidRPr="00DA4EB6" w:rsidRDefault="004E2420" w:rsidP="00C70587">
            <w:pPr>
              <w:rPr>
                <w:b/>
              </w:rPr>
            </w:pPr>
            <w:r>
              <w:rPr>
                <w:b/>
              </w:rPr>
              <w:t>HUMIDFR</w:t>
            </w:r>
            <w:r w:rsidR="000A30CD" w:rsidRPr="00DA4EB6">
              <w:rPr>
                <w:b/>
              </w:rPr>
              <w:t>-00</w:t>
            </w:r>
          </w:p>
        </w:tc>
        <w:tc>
          <w:tcPr>
            <w:tcW w:w="86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5A0C44" w14:textId="03EBC387" w:rsidR="000A30CD" w:rsidRPr="007D3654" w:rsidRDefault="009A22C5" w:rsidP="00C70587">
            <w:pPr>
              <w:pStyle w:val="Heading2"/>
              <w:rPr>
                <w:b/>
                <w:bCs/>
                <w:sz w:val="20"/>
                <w:szCs w:val="20"/>
              </w:rPr>
            </w:pPr>
            <w:bookmarkStart w:id="45" w:name="_Toc182228179"/>
            <w:r>
              <w:rPr>
                <w:b/>
                <w:bCs/>
                <w:sz w:val="20"/>
                <w:szCs w:val="20"/>
              </w:rPr>
              <w:t>HUMIDIFIER CONTROL</w:t>
            </w:r>
            <w:bookmarkEnd w:id="45"/>
          </w:p>
        </w:tc>
        <w:tc>
          <w:tcPr>
            <w:tcW w:w="8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95698A" w14:textId="77777777" w:rsidR="000A30CD" w:rsidRPr="00DA4EB6" w:rsidRDefault="000A30CD" w:rsidP="00C70587">
            <w:pPr>
              <w:rPr>
                <w:b/>
              </w:rPr>
            </w:pPr>
          </w:p>
        </w:tc>
      </w:tr>
      <w:tr w:rsidR="000A30CD" w14:paraId="4E6E6C05" w14:textId="77777777" w:rsidTr="00C70587">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058C3AA4" w14:textId="52D3580D" w:rsidR="000A30CD" w:rsidRDefault="004E2420" w:rsidP="00C70587">
            <w:pPr>
              <w:rPr>
                <w:b/>
                <w:bCs/>
              </w:rPr>
            </w:pPr>
            <w:r>
              <w:rPr>
                <w:b/>
                <w:bCs/>
              </w:rPr>
              <w:t>HUMIDFR</w:t>
            </w:r>
            <w:r w:rsidR="000A30CD">
              <w:rPr>
                <w:b/>
                <w:bCs/>
              </w:rPr>
              <w:t>-10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6FB25C6C" w14:textId="50BDDA67" w:rsidR="000A30CD" w:rsidRPr="009C3517" w:rsidRDefault="007E6D99" w:rsidP="00C70587">
            <w:r>
              <w:t>When the unit is sensing humidity there will be an option to control a humidifier output to work in conjunction to measuring humidity in section 7.7</w:t>
            </w:r>
            <w:r w:rsidR="001D22E0">
              <w:t>.  When Humidity control is set to YES in system programming there will be a threshold value to maintain with the output.</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289099F1" w14:textId="77777777" w:rsidR="000A30CD" w:rsidRDefault="000A30CD" w:rsidP="00C70587"/>
        </w:tc>
      </w:tr>
      <w:tr w:rsidR="000A30CD" w14:paraId="122898CE" w14:textId="77777777" w:rsidTr="00C70587">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7D32E1DE" w14:textId="0ABEF8DA" w:rsidR="000A30CD" w:rsidRDefault="004E2420" w:rsidP="00C70587">
            <w:pPr>
              <w:rPr>
                <w:b/>
                <w:bCs/>
              </w:rPr>
            </w:pPr>
            <w:r>
              <w:rPr>
                <w:b/>
                <w:bCs/>
              </w:rPr>
              <w:t>HUMID</w:t>
            </w:r>
            <w:r w:rsidR="000A30CD">
              <w:rPr>
                <w:b/>
                <w:bCs/>
              </w:rPr>
              <w:t>FR-20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240FEAA0" w14:textId="3B69C277" w:rsidR="000A30CD" w:rsidRDefault="007E6D99" w:rsidP="00C70587">
            <w:r>
              <w:t xml:space="preserve">It will enable a humidifier output to assist in creating humidity. When </w:t>
            </w:r>
            <w:r w:rsidR="006252BC">
              <w:t>the humidity</w:t>
            </w:r>
            <w:r>
              <w:t xml:space="preserve"> level </w:t>
            </w:r>
            <w:r w:rsidR="006252BC">
              <w:t xml:space="preserve">is met it will turn off the output. </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11A8C209" w14:textId="77777777" w:rsidR="000A30CD" w:rsidRDefault="000A30CD" w:rsidP="00C70587"/>
        </w:tc>
      </w:tr>
      <w:tr w:rsidR="000A30CD" w14:paraId="1E6BE990" w14:textId="77777777" w:rsidTr="00C70587">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3A7ADFE4" w14:textId="3540AA27" w:rsidR="000A30CD" w:rsidRDefault="004E2420" w:rsidP="00C70587">
            <w:pPr>
              <w:rPr>
                <w:b/>
                <w:bCs/>
              </w:rPr>
            </w:pPr>
            <w:r>
              <w:rPr>
                <w:b/>
                <w:bCs/>
              </w:rPr>
              <w:t>HUMIDFR-</w:t>
            </w:r>
            <w:r w:rsidR="000A30CD">
              <w:rPr>
                <w:b/>
                <w:bCs/>
              </w:rPr>
              <w:t>30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16EC0B7E" w14:textId="4E34071E" w:rsidR="000A30CD" w:rsidRPr="006252BC" w:rsidRDefault="006252BC" w:rsidP="00C70587">
            <w:r w:rsidRPr="006252BC">
              <w:t xml:space="preserve">There may need to be a hysteresis value associated with this output. </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78819632" w14:textId="77777777" w:rsidR="000A30CD" w:rsidRDefault="000A30CD" w:rsidP="00C70587"/>
        </w:tc>
      </w:tr>
      <w:tr w:rsidR="001D22E0" w14:paraId="5F62CEBD" w14:textId="77777777" w:rsidTr="00C70587">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3FC14452" w14:textId="5D0A268A" w:rsidR="001D22E0" w:rsidRDefault="001D22E0" w:rsidP="00C70587">
            <w:pPr>
              <w:rPr>
                <w:b/>
                <w:bCs/>
              </w:rPr>
            </w:pP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7466CD23" w14:textId="1E7080CE" w:rsidR="001D22E0" w:rsidRPr="006252BC" w:rsidRDefault="001D22E0" w:rsidP="00C70587"/>
        </w:tc>
        <w:tc>
          <w:tcPr>
            <w:tcW w:w="811" w:type="dxa"/>
            <w:tcBorders>
              <w:top w:val="single" w:sz="4" w:space="0" w:color="auto"/>
              <w:left w:val="single" w:sz="4" w:space="0" w:color="auto"/>
              <w:bottom w:val="single" w:sz="4" w:space="0" w:color="auto"/>
              <w:right w:val="single" w:sz="4" w:space="0" w:color="auto"/>
            </w:tcBorders>
            <w:shd w:val="clear" w:color="auto" w:fill="auto"/>
          </w:tcPr>
          <w:p w14:paraId="26D89F45" w14:textId="77777777" w:rsidR="001D22E0" w:rsidRDefault="001D22E0" w:rsidP="00C70587"/>
        </w:tc>
      </w:tr>
      <w:tr w:rsidR="000A30CD" w14:paraId="06DC8127" w14:textId="77777777" w:rsidTr="00C70587">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5D0C4DB9" w14:textId="77777777" w:rsidR="000A30CD" w:rsidRDefault="000A30CD" w:rsidP="00C70587">
            <w:pPr>
              <w:rPr>
                <w:b/>
                <w:bCs/>
              </w:rPr>
            </w:pP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3C0E9D48" w14:textId="77777777" w:rsidR="000A30CD" w:rsidRPr="009C3517" w:rsidRDefault="000A30CD" w:rsidP="00C70587"/>
        </w:tc>
        <w:tc>
          <w:tcPr>
            <w:tcW w:w="811" w:type="dxa"/>
            <w:tcBorders>
              <w:top w:val="single" w:sz="4" w:space="0" w:color="auto"/>
              <w:left w:val="single" w:sz="4" w:space="0" w:color="auto"/>
              <w:bottom w:val="single" w:sz="4" w:space="0" w:color="auto"/>
              <w:right w:val="single" w:sz="4" w:space="0" w:color="auto"/>
            </w:tcBorders>
            <w:shd w:val="clear" w:color="auto" w:fill="auto"/>
          </w:tcPr>
          <w:p w14:paraId="17B49C4A" w14:textId="77777777" w:rsidR="000A30CD" w:rsidRDefault="000A30CD" w:rsidP="00C70587"/>
        </w:tc>
      </w:tr>
      <w:tr w:rsidR="000A30CD" w14:paraId="41E918F1" w14:textId="77777777" w:rsidTr="004E2420">
        <w:trPr>
          <w:jc w:val="center"/>
        </w:trPr>
        <w:tc>
          <w:tcPr>
            <w:tcW w:w="150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536678" w14:textId="412699A3" w:rsidR="000A30CD" w:rsidRDefault="007E6D99" w:rsidP="00C70587">
            <w:pPr>
              <w:rPr>
                <w:b/>
                <w:bCs/>
              </w:rPr>
            </w:pPr>
            <w:r>
              <w:rPr>
                <w:b/>
                <w:bCs/>
              </w:rPr>
              <w:t>REFLEAK</w:t>
            </w:r>
            <w:r w:rsidR="000A30CD">
              <w:rPr>
                <w:b/>
                <w:bCs/>
              </w:rPr>
              <w:t>-00</w:t>
            </w:r>
          </w:p>
        </w:tc>
        <w:tc>
          <w:tcPr>
            <w:tcW w:w="86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8EF75E" w14:textId="52E00435" w:rsidR="000A30CD" w:rsidRPr="00A010EA" w:rsidRDefault="009A22C5" w:rsidP="00C70587">
            <w:pPr>
              <w:pStyle w:val="Heading2"/>
              <w:rPr>
                <w:b/>
                <w:bCs/>
                <w:sz w:val="20"/>
                <w:szCs w:val="20"/>
              </w:rPr>
            </w:pPr>
            <w:bookmarkStart w:id="46" w:name="_Toc182228180"/>
            <w:r>
              <w:rPr>
                <w:b/>
                <w:bCs/>
                <w:sz w:val="20"/>
                <w:szCs w:val="20"/>
              </w:rPr>
              <w:t>REFRIDGERATION LEAK DETECTION</w:t>
            </w:r>
            <w:bookmarkEnd w:id="46"/>
            <w:r w:rsidR="000A30CD" w:rsidRPr="00A010EA">
              <w:rPr>
                <w:b/>
                <w:bCs/>
                <w:sz w:val="20"/>
                <w:szCs w:val="20"/>
              </w:rPr>
              <w:t xml:space="preserve">      </w:t>
            </w:r>
          </w:p>
        </w:tc>
        <w:tc>
          <w:tcPr>
            <w:tcW w:w="8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B48898" w14:textId="77777777" w:rsidR="000A30CD" w:rsidRDefault="000A30CD" w:rsidP="00C70587"/>
        </w:tc>
      </w:tr>
      <w:tr w:rsidR="000A30CD" w14:paraId="44186760" w14:textId="77777777" w:rsidTr="00C70587">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266EBAC8" w14:textId="6DA10475" w:rsidR="000A30CD" w:rsidRPr="007E6D99" w:rsidRDefault="007E6D99" w:rsidP="00C70587">
            <w:pPr>
              <w:rPr>
                <w:b/>
                <w:bCs/>
              </w:rPr>
            </w:pPr>
            <w:r w:rsidRPr="007E6D99">
              <w:rPr>
                <w:b/>
                <w:bCs/>
              </w:rPr>
              <w:t>REFLEAK</w:t>
            </w:r>
            <w:r w:rsidR="000A30CD" w:rsidRPr="007E6D99">
              <w:rPr>
                <w:b/>
                <w:bCs/>
              </w:rPr>
              <w:t>-10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01004D59" w14:textId="63EE2EB7" w:rsidR="000A30CD" w:rsidRPr="007E6D99" w:rsidRDefault="007E6D99" w:rsidP="00C70587">
            <w:r w:rsidRPr="007E6D99">
              <w:t xml:space="preserve">There will be an option in system programming to sense different types of refrigerant leaks. </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03A3F5C6" w14:textId="77777777" w:rsidR="000A30CD" w:rsidRDefault="000A30CD" w:rsidP="00C70587"/>
        </w:tc>
      </w:tr>
      <w:tr w:rsidR="000A30CD" w14:paraId="64F66C1F" w14:textId="77777777" w:rsidTr="00C70587">
        <w:trPr>
          <w:jc w:val="center"/>
        </w:trPr>
        <w:tc>
          <w:tcPr>
            <w:tcW w:w="1507" w:type="dxa"/>
            <w:tcBorders>
              <w:top w:val="single" w:sz="4" w:space="0" w:color="auto"/>
              <w:left w:val="single" w:sz="4" w:space="0" w:color="auto"/>
              <w:bottom w:val="single" w:sz="4" w:space="0" w:color="auto"/>
              <w:right w:val="single" w:sz="4" w:space="0" w:color="auto"/>
            </w:tcBorders>
            <w:shd w:val="clear" w:color="auto" w:fill="auto"/>
          </w:tcPr>
          <w:p w14:paraId="7742A6EB" w14:textId="7BE3C3DB" w:rsidR="000A30CD" w:rsidRDefault="007E6D99" w:rsidP="00C70587">
            <w:pPr>
              <w:rPr>
                <w:b/>
                <w:bCs/>
              </w:rPr>
            </w:pPr>
            <w:r>
              <w:rPr>
                <w:b/>
                <w:bCs/>
              </w:rPr>
              <w:t>REFLEAK</w:t>
            </w:r>
            <w:r w:rsidR="000A30CD" w:rsidRPr="1EAD8DAC">
              <w:rPr>
                <w:b/>
                <w:bCs/>
              </w:rPr>
              <w:t>-</w:t>
            </w:r>
            <w:r w:rsidR="000A30CD">
              <w:rPr>
                <w:b/>
                <w:bCs/>
              </w:rPr>
              <w:t>2</w:t>
            </w:r>
            <w:r w:rsidR="000A30CD" w:rsidRPr="1EAD8DAC">
              <w:rPr>
                <w:b/>
                <w:bCs/>
              </w:rPr>
              <w:t>0</w:t>
            </w:r>
          </w:p>
        </w:tc>
        <w:tc>
          <w:tcPr>
            <w:tcW w:w="8604" w:type="dxa"/>
            <w:tcBorders>
              <w:top w:val="single" w:sz="4" w:space="0" w:color="auto"/>
              <w:left w:val="single" w:sz="4" w:space="0" w:color="auto"/>
              <w:bottom w:val="single" w:sz="4" w:space="0" w:color="auto"/>
              <w:right w:val="single" w:sz="4" w:space="0" w:color="auto"/>
            </w:tcBorders>
            <w:shd w:val="clear" w:color="auto" w:fill="auto"/>
          </w:tcPr>
          <w:p w14:paraId="530A8C8A" w14:textId="6D9490EA" w:rsidR="000A30CD" w:rsidRDefault="006252BC" w:rsidP="00C70587">
            <w:r>
              <w:t>3</w:t>
            </w:r>
            <w:r w:rsidRPr="006252BC">
              <w:rPr>
                <w:vertAlign w:val="superscript"/>
              </w:rPr>
              <w:t>rd</w:t>
            </w:r>
            <w:r>
              <w:t xml:space="preserve"> party devices will be leveraged and the Modularm control input needs to support common hardware interface(s). Use of multiple style sensors based on refrigerant type will be satisfactory if this is the common way of the industry. </w:t>
            </w:r>
          </w:p>
        </w:tc>
        <w:tc>
          <w:tcPr>
            <w:tcW w:w="811" w:type="dxa"/>
            <w:tcBorders>
              <w:top w:val="single" w:sz="4" w:space="0" w:color="auto"/>
              <w:left w:val="single" w:sz="4" w:space="0" w:color="auto"/>
              <w:bottom w:val="single" w:sz="4" w:space="0" w:color="auto"/>
              <w:right w:val="single" w:sz="4" w:space="0" w:color="auto"/>
            </w:tcBorders>
            <w:shd w:val="clear" w:color="auto" w:fill="auto"/>
          </w:tcPr>
          <w:p w14:paraId="56BE7E0C" w14:textId="77777777" w:rsidR="000A30CD" w:rsidRDefault="000A30CD" w:rsidP="00C70587"/>
        </w:tc>
      </w:tr>
      <w:tr w:rsidR="000A30CD" w14:paraId="144A51F8" w14:textId="77777777" w:rsidTr="00C70587">
        <w:trPr>
          <w:jc w:val="center"/>
          <w:ins w:id="47" w:author="Jeff Tonkovic" w:date="2022-09-07T17:00:00Z"/>
        </w:trPr>
        <w:tc>
          <w:tcPr>
            <w:tcW w:w="1507" w:type="dxa"/>
            <w:tcBorders>
              <w:bottom w:val="single" w:sz="4" w:space="0" w:color="auto"/>
            </w:tcBorders>
            <w:shd w:val="clear" w:color="auto" w:fill="auto"/>
          </w:tcPr>
          <w:p w14:paraId="5C9ED254" w14:textId="77777777" w:rsidR="000A30CD" w:rsidRDefault="000A30CD" w:rsidP="00C70587">
            <w:pPr>
              <w:rPr>
                <w:b/>
                <w:bCs/>
              </w:rPr>
            </w:pPr>
          </w:p>
        </w:tc>
        <w:tc>
          <w:tcPr>
            <w:tcW w:w="8604" w:type="dxa"/>
            <w:tcBorders>
              <w:bottom w:val="single" w:sz="4" w:space="0" w:color="auto"/>
            </w:tcBorders>
            <w:shd w:val="clear" w:color="auto" w:fill="auto"/>
          </w:tcPr>
          <w:p w14:paraId="53F7BE06" w14:textId="77777777" w:rsidR="000A30CD" w:rsidRDefault="000A30CD" w:rsidP="00C70587"/>
        </w:tc>
        <w:tc>
          <w:tcPr>
            <w:tcW w:w="811" w:type="dxa"/>
            <w:tcBorders>
              <w:bottom w:val="single" w:sz="4" w:space="0" w:color="auto"/>
            </w:tcBorders>
            <w:shd w:val="clear" w:color="auto" w:fill="auto"/>
          </w:tcPr>
          <w:p w14:paraId="6241E064" w14:textId="77777777" w:rsidR="000A30CD" w:rsidRDefault="000A30CD" w:rsidP="00C70587"/>
        </w:tc>
      </w:tr>
      <w:tr w:rsidR="000A30CD" w14:paraId="0AAE09B5" w14:textId="77777777" w:rsidTr="00C70587">
        <w:trPr>
          <w:jc w:val="center"/>
        </w:trPr>
        <w:tc>
          <w:tcPr>
            <w:tcW w:w="1507" w:type="dxa"/>
            <w:tcBorders>
              <w:bottom w:val="single" w:sz="4" w:space="0" w:color="auto"/>
            </w:tcBorders>
            <w:shd w:val="clear" w:color="auto" w:fill="D9D9D9" w:themeFill="background1" w:themeFillShade="D9"/>
          </w:tcPr>
          <w:p w14:paraId="02375151" w14:textId="1EF3EFFF" w:rsidR="000A30CD" w:rsidRDefault="007E6D99" w:rsidP="00C70587">
            <w:pPr>
              <w:rPr>
                <w:b/>
              </w:rPr>
            </w:pPr>
            <w:bookmarkStart w:id="48" w:name="_Hlk182215677"/>
            <w:r>
              <w:rPr>
                <w:b/>
              </w:rPr>
              <w:t>VENT</w:t>
            </w:r>
            <w:r w:rsidR="000A30CD">
              <w:rPr>
                <w:b/>
              </w:rPr>
              <w:t>-00</w:t>
            </w:r>
          </w:p>
        </w:tc>
        <w:tc>
          <w:tcPr>
            <w:tcW w:w="8604" w:type="dxa"/>
            <w:tcBorders>
              <w:bottom w:val="single" w:sz="4" w:space="0" w:color="auto"/>
            </w:tcBorders>
            <w:shd w:val="clear" w:color="auto" w:fill="D9D9D9" w:themeFill="background1" w:themeFillShade="D9"/>
          </w:tcPr>
          <w:p w14:paraId="1F374913" w14:textId="3F197F0A" w:rsidR="000A30CD" w:rsidRDefault="009A22C5" w:rsidP="00C70587">
            <w:pPr>
              <w:pStyle w:val="Heading2"/>
              <w:rPr>
                <w:b/>
                <w:bCs/>
                <w:sz w:val="20"/>
                <w:szCs w:val="20"/>
              </w:rPr>
            </w:pPr>
            <w:bookmarkStart w:id="49" w:name="_Toc182228181"/>
            <w:r>
              <w:rPr>
                <w:b/>
                <w:bCs/>
                <w:sz w:val="20"/>
                <w:szCs w:val="20"/>
              </w:rPr>
              <w:t>VENT OUTPUT</w:t>
            </w:r>
            <w:bookmarkEnd w:id="49"/>
          </w:p>
        </w:tc>
        <w:tc>
          <w:tcPr>
            <w:tcW w:w="811" w:type="dxa"/>
            <w:tcBorders>
              <w:bottom w:val="single" w:sz="4" w:space="0" w:color="auto"/>
            </w:tcBorders>
            <w:shd w:val="clear" w:color="auto" w:fill="D9D9D9" w:themeFill="background1" w:themeFillShade="D9"/>
          </w:tcPr>
          <w:p w14:paraId="26FB1DAC" w14:textId="77777777" w:rsidR="000A30CD" w:rsidRDefault="000A30CD" w:rsidP="00C70587"/>
        </w:tc>
      </w:tr>
      <w:tr w:rsidR="000A30CD" w14:paraId="19E16AE5" w14:textId="77777777" w:rsidTr="00C70587">
        <w:trPr>
          <w:jc w:val="center"/>
        </w:trPr>
        <w:tc>
          <w:tcPr>
            <w:tcW w:w="1507" w:type="dxa"/>
            <w:tcBorders>
              <w:bottom w:val="single" w:sz="4" w:space="0" w:color="auto"/>
            </w:tcBorders>
            <w:shd w:val="clear" w:color="auto" w:fill="auto"/>
          </w:tcPr>
          <w:p w14:paraId="51B71D66" w14:textId="20B57921" w:rsidR="000A30CD" w:rsidRDefault="007E6D99" w:rsidP="00C70587">
            <w:pPr>
              <w:rPr>
                <w:b/>
              </w:rPr>
            </w:pPr>
            <w:r>
              <w:rPr>
                <w:b/>
              </w:rPr>
              <w:t>VENT</w:t>
            </w:r>
            <w:r w:rsidR="000A30CD">
              <w:rPr>
                <w:b/>
              </w:rPr>
              <w:t>-10</w:t>
            </w:r>
          </w:p>
        </w:tc>
        <w:tc>
          <w:tcPr>
            <w:tcW w:w="8604" w:type="dxa"/>
            <w:tcBorders>
              <w:bottom w:val="single" w:sz="4" w:space="0" w:color="auto"/>
            </w:tcBorders>
            <w:shd w:val="clear" w:color="auto" w:fill="auto"/>
          </w:tcPr>
          <w:p w14:paraId="78EFB82E" w14:textId="1557E902" w:rsidR="000A30CD" w:rsidRDefault="007E6D99" w:rsidP="00C70587">
            <w:r>
              <w:t>There will be a system programming option for a motorized vent option</w:t>
            </w:r>
          </w:p>
        </w:tc>
        <w:tc>
          <w:tcPr>
            <w:tcW w:w="811" w:type="dxa"/>
            <w:tcBorders>
              <w:bottom w:val="single" w:sz="4" w:space="0" w:color="auto"/>
            </w:tcBorders>
            <w:shd w:val="clear" w:color="auto" w:fill="auto"/>
          </w:tcPr>
          <w:p w14:paraId="1F79ACA8" w14:textId="77777777" w:rsidR="000A30CD" w:rsidRDefault="000A30CD" w:rsidP="00C70587"/>
        </w:tc>
      </w:tr>
      <w:tr w:rsidR="000A30CD" w14:paraId="676D898C" w14:textId="77777777" w:rsidTr="00C70587">
        <w:trPr>
          <w:jc w:val="center"/>
        </w:trPr>
        <w:tc>
          <w:tcPr>
            <w:tcW w:w="1507" w:type="dxa"/>
            <w:tcBorders>
              <w:bottom w:val="single" w:sz="4" w:space="0" w:color="auto"/>
            </w:tcBorders>
            <w:shd w:val="clear" w:color="auto" w:fill="auto"/>
          </w:tcPr>
          <w:p w14:paraId="77CEA011" w14:textId="275D117D" w:rsidR="000A30CD" w:rsidRDefault="007E6D99" w:rsidP="00C70587">
            <w:pPr>
              <w:rPr>
                <w:b/>
              </w:rPr>
            </w:pPr>
            <w:r>
              <w:rPr>
                <w:b/>
              </w:rPr>
              <w:t>VENT</w:t>
            </w:r>
            <w:r w:rsidR="000A30CD">
              <w:rPr>
                <w:b/>
              </w:rPr>
              <w:t>-20</w:t>
            </w:r>
          </w:p>
        </w:tc>
        <w:tc>
          <w:tcPr>
            <w:tcW w:w="8604" w:type="dxa"/>
            <w:tcBorders>
              <w:bottom w:val="single" w:sz="4" w:space="0" w:color="auto"/>
            </w:tcBorders>
            <w:shd w:val="clear" w:color="auto" w:fill="auto"/>
          </w:tcPr>
          <w:p w14:paraId="4CDF93F3" w14:textId="4262621A" w:rsidR="000A30CD" w:rsidRPr="002346F4" w:rsidRDefault="007E6D99" w:rsidP="00C70587">
            <w:r>
              <w:t>When enabled it will open during a high CO2 level automatically</w:t>
            </w:r>
          </w:p>
        </w:tc>
        <w:tc>
          <w:tcPr>
            <w:tcW w:w="811" w:type="dxa"/>
            <w:tcBorders>
              <w:bottom w:val="single" w:sz="4" w:space="0" w:color="auto"/>
            </w:tcBorders>
            <w:shd w:val="clear" w:color="auto" w:fill="auto"/>
          </w:tcPr>
          <w:p w14:paraId="383BC125" w14:textId="77777777" w:rsidR="000A30CD" w:rsidRDefault="000A30CD" w:rsidP="00C70587"/>
        </w:tc>
      </w:tr>
      <w:tr w:rsidR="000A30CD" w14:paraId="501DFE03" w14:textId="77777777" w:rsidTr="00C70587">
        <w:trPr>
          <w:jc w:val="center"/>
        </w:trPr>
        <w:tc>
          <w:tcPr>
            <w:tcW w:w="1507" w:type="dxa"/>
            <w:tcBorders>
              <w:bottom w:val="single" w:sz="4" w:space="0" w:color="auto"/>
            </w:tcBorders>
            <w:shd w:val="clear" w:color="auto" w:fill="auto"/>
          </w:tcPr>
          <w:p w14:paraId="7042A948" w14:textId="606CB87F" w:rsidR="000A30CD" w:rsidRDefault="007E6D99" w:rsidP="00C70587">
            <w:pPr>
              <w:rPr>
                <w:b/>
              </w:rPr>
            </w:pPr>
            <w:r>
              <w:rPr>
                <w:b/>
              </w:rPr>
              <w:t>VENT</w:t>
            </w:r>
            <w:r w:rsidR="000A30CD">
              <w:rPr>
                <w:b/>
              </w:rPr>
              <w:t>-30</w:t>
            </w:r>
          </w:p>
        </w:tc>
        <w:tc>
          <w:tcPr>
            <w:tcW w:w="8604" w:type="dxa"/>
            <w:tcBorders>
              <w:bottom w:val="single" w:sz="4" w:space="0" w:color="auto"/>
            </w:tcBorders>
            <w:shd w:val="clear" w:color="auto" w:fill="auto"/>
          </w:tcPr>
          <w:p w14:paraId="48651ECD" w14:textId="32130447" w:rsidR="000A30CD" w:rsidRDefault="007E6D99" w:rsidP="00C70587">
            <w:r>
              <w:t>When enabled it will open during a refrigeration leak error/alert</w:t>
            </w:r>
          </w:p>
        </w:tc>
        <w:tc>
          <w:tcPr>
            <w:tcW w:w="811" w:type="dxa"/>
            <w:tcBorders>
              <w:bottom w:val="single" w:sz="4" w:space="0" w:color="auto"/>
            </w:tcBorders>
            <w:shd w:val="clear" w:color="auto" w:fill="auto"/>
          </w:tcPr>
          <w:p w14:paraId="6A5B6AD3" w14:textId="77777777" w:rsidR="000A30CD" w:rsidRDefault="000A30CD" w:rsidP="00C70587"/>
        </w:tc>
      </w:tr>
      <w:tr w:rsidR="000A30CD" w14:paraId="2EDE0BFC" w14:textId="77777777" w:rsidTr="00C70587">
        <w:trPr>
          <w:jc w:val="center"/>
        </w:trPr>
        <w:tc>
          <w:tcPr>
            <w:tcW w:w="1507" w:type="dxa"/>
            <w:tcBorders>
              <w:bottom w:val="single" w:sz="4" w:space="0" w:color="auto"/>
            </w:tcBorders>
            <w:shd w:val="clear" w:color="auto" w:fill="auto"/>
          </w:tcPr>
          <w:p w14:paraId="29A69F5E" w14:textId="75ADBFD2" w:rsidR="000A30CD" w:rsidRDefault="007E6D99" w:rsidP="00C70587">
            <w:pPr>
              <w:rPr>
                <w:b/>
              </w:rPr>
            </w:pPr>
            <w:r>
              <w:rPr>
                <w:b/>
              </w:rPr>
              <w:t>VENT</w:t>
            </w:r>
            <w:r w:rsidR="000A30CD">
              <w:rPr>
                <w:b/>
              </w:rPr>
              <w:t>-40</w:t>
            </w:r>
          </w:p>
        </w:tc>
        <w:tc>
          <w:tcPr>
            <w:tcW w:w="8604" w:type="dxa"/>
            <w:tcBorders>
              <w:bottom w:val="single" w:sz="4" w:space="0" w:color="auto"/>
            </w:tcBorders>
            <w:shd w:val="clear" w:color="auto" w:fill="auto"/>
          </w:tcPr>
          <w:p w14:paraId="783CB0A9" w14:textId="794570EF" w:rsidR="000A30CD" w:rsidRDefault="007E6D99" w:rsidP="00C70587">
            <w:r>
              <w:t>When enabled, it can open during the defrost cycle to assist in defrost mode.</w:t>
            </w:r>
          </w:p>
        </w:tc>
        <w:tc>
          <w:tcPr>
            <w:tcW w:w="811" w:type="dxa"/>
            <w:tcBorders>
              <w:bottom w:val="single" w:sz="4" w:space="0" w:color="auto"/>
            </w:tcBorders>
            <w:shd w:val="clear" w:color="auto" w:fill="auto"/>
          </w:tcPr>
          <w:p w14:paraId="4B524997" w14:textId="77777777" w:rsidR="000A30CD" w:rsidRDefault="000A30CD" w:rsidP="00C70587"/>
        </w:tc>
      </w:tr>
      <w:tr w:rsidR="000A30CD" w14:paraId="73BCA588" w14:textId="77777777" w:rsidTr="00C70587">
        <w:trPr>
          <w:jc w:val="center"/>
        </w:trPr>
        <w:tc>
          <w:tcPr>
            <w:tcW w:w="1507" w:type="dxa"/>
            <w:tcBorders>
              <w:bottom w:val="single" w:sz="4" w:space="0" w:color="auto"/>
            </w:tcBorders>
            <w:shd w:val="clear" w:color="auto" w:fill="auto"/>
          </w:tcPr>
          <w:p w14:paraId="177E8C21" w14:textId="28091C4F" w:rsidR="000A30CD" w:rsidRDefault="007E6D99" w:rsidP="00C70587">
            <w:pPr>
              <w:rPr>
                <w:b/>
              </w:rPr>
            </w:pPr>
            <w:r>
              <w:rPr>
                <w:b/>
              </w:rPr>
              <w:lastRenderedPageBreak/>
              <w:t>VENT-50</w:t>
            </w:r>
          </w:p>
        </w:tc>
        <w:tc>
          <w:tcPr>
            <w:tcW w:w="8604" w:type="dxa"/>
            <w:tcBorders>
              <w:bottom w:val="single" w:sz="4" w:space="0" w:color="auto"/>
            </w:tcBorders>
            <w:shd w:val="clear" w:color="auto" w:fill="auto"/>
          </w:tcPr>
          <w:p w14:paraId="6CD28FB3" w14:textId="41540805" w:rsidR="000A30CD" w:rsidRDefault="007E6D99" w:rsidP="00C70587">
            <w:r>
              <w:t xml:space="preserve">When enabled, it can open if humidity levels are too high for an extended period of time interval set in system programming. </w:t>
            </w:r>
          </w:p>
        </w:tc>
        <w:tc>
          <w:tcPr>
            <w:tcW w:w="811" w:type="dxa"/>
            <w:tcBorders>
              <w:bottom w:val="single" w:sz="4" w:space="0" w:color="auto"/>
            </w:tcBorders>
            <w:shd w:val="clear" w:color="auto" w:fill="auto"/>
          </w:tcPr>
          <w:p w14:paraId="64DFAB54" w14:textId="77777777" w:rsidR="000A30CD" w:rsidRDefault="000A30CD" w:rsidP="00C70587"/>
        </w:tc>
      </w:tr>
      <w:bookmarkEnd w:id="48"/>
      <w:tr w:rsidR="000A30CD" w14:paraId="2258CDFF" w14:textId="77777777" w:rsidTr="00C70587">
        <w:trPr>
          <w:jc w:val="center"/>
        </w:trPr>
        <w:tc>
          <w:tcPr>
            <w:tcW w:w="1507" w:type="dxa"/>
            <w:tcBorders>
              <w:bottom w:val="single" w:sz="4" w:space="0" w:color="auto"/>
            </w:tcBorders>
            <w:shd w:val="clear" w:color="auto" w:fill="auto"/>
          </w:tcPr>
          <w:p w14:paraId="27274174" w14:textId="77777777" w:rsidR="000A30CD" w:rsidRDefault="000A30CD" w:rsidP="00C70587">
            <w:pPr>
              <w:rPr>
                <w:b/>
              </w:rPr>
            </w:pPr>
          </w:p>
        </w:tc>
        <w:tc>
          <w:tcPr>
            <w:tcW w:w="8604" w:type="dxa"/>
            <w:tcBorders>
              <w:bottom w:val="single" w:sz="4" w:space="0" w:color="auto"/>
            </w:tcBorders>
            <w:shd w:val="clear" w:color="auto" w:fill="auto"/>
          </w:tcPr>
          <w:p w14:paraId="2806BA1C" w14:textId="77777777" w:rsidR="000A30CD" w:rsidRDefault="000A30CD" w:rsidP="00C70587">
            <w:pPr>
              <w:jc w:val="both"/>
            </w:pPr>
          </w:p>
        </w:tc>
        <w:tc>
          <w:tcPr>
            <w:tcW w:w="811" w:type="dxa"/>
            <w:tcBorders>
              <w:bottom w:val="single" w:sz="4" w:space="0" w:color="auto"/>
            </w:tcBorders>
            <w:shd w:val="clear" w:color="auto" w:fill="auto"/>
          </w:tcPr>
          <w:p w14:paraId="251E9C24" w14:textId="77777777" w:rsidR="000A30CD" w:rsidRDefault="000A30CD" w:rsidP="00C70587"/>
        </w:tc>
      </w:tr>
      <w:tr w:rsidR="008C4BC0" w14:paraId="04009DFC" w14:textId="77777777" w:rsidTr="00C70587">
        <w:trPr>
          <w:jc w:val="center"/>
        </w:trPr>
        <w:tc>
          <w:tcPr>
            <w:tcW w:w="1507" w:type="dxa"/>
            <w:shd w:val="clear" w:color="auto" w:fill="D9D9D9" w:themeFill="background1" w:themeFillShade="D9"/>
          </w:tcPr>
          <w:p w14:paraId="4F560995" w14:textId="0BBE5626" w:rsidR="008C4BC0" w:rsidRDefault="007737FA" w:rsidP="00C70587">
            <w:pPr>
              <w:rPr>
                <w:b/>
              </w:rPr>
            </w:pPr>
            <w:r>
              <w:rPr>
                <w:b/>
              </w:rPr>
              <w:t>AUTODET-00</w:t>
            </w:r>
          </w:p>
        </w:tc>
        <w:tc>
          <w:tcPr>
            <w:tcW w:w="8604" w:type="dxa"/>
            <w:shd w:val="clear" w:color="auto" w:fill="D9D9D9" w:themeFill="background1" w:themeFillShade="D9"/>
          </w:tcPr>
          <w:p w14:paraId="32BA6BDA" w14:textId="5F840B7A" w:rsidR="008C4BC0" w:rsidRDefault="008C4BC0" w:rsidP="00C70587">
            <w:pPr>
              <w:pStyle w:val="Heading2"/>
              <w:rPr>
                <w:b/>
                <w:bCs/>
                <w:sz w:val="20"/>
                <w:szCs w:val="20"/>
              </w:rPr>
            </w:pPr>
            <w:bookmarkStart w:id="50" w:name="_Toc182228182"/>
            <w:r>
              <w:rPr>
                <w:b/>
                <w:bCs/>
                <w:sz w:val="20"/>
                <w:szCs w:val="20"/>
              </w:rPr>
              <w:t>AUTODETECTION</w:t>
            </w:r>
            <w:bookmarkEnd w:id="50"/>
          </w:p>
        </w:tc>
        <w:tc>
          <w:tcPr>
            <w:tcW w:w="811" w:type="dxa"/>
            <w:shd w:val="clear" w:color="auto" w:fill="D9D9D9" w:themeFill="background1" w:themeFillShade="D9"/>
          </w:tcPr>
          <w:p w14:paraId="34C8520D" w14:textId="77777777" w:rsidR="008C4BC0" w:rsidRDefault="008C4BC0" w:rsidP="00C70587"/>
        </w:tc>
      </w:tr>
      <w:tr w:rsidR="008C4BC0" w14:paraId="7D380EA0" w14:textId="77777777" w:rsidTr="007737FA">
        <w:trPr>
          <w:jc w:val="center"/>
        </w:trPr>
        <w:tc>
          <w:tcPr>
            <w:tcW w:w="1507" w:type="dxa"/>
            <w:shd w:val="clear" w:color="auto" w:fill="FFFFFF" w:themeFill="background1"/>
          </w:tcPr>
          <w:p w14:paraId="071624A2" w14:textId="0B1583C7" w:rsidR="008C4BC0" w:rsidRDefault="007737FA" w:rsidP="00C70587">
            <w:pPr>
              <w:rPr>
                <w:b/>
              </w:rPr>
            </w:pPr>
            <w:r>
              <w:rPr>
                <w:b/>
              </w:rPr>
              <w:t>AUTODET-10</w:t>
            </w:r>
          </w:p>
        </w:tc>
        <w:tc>
          <w:tcPr>
            <w:tcW w:w="8604" w:type="dxa"/>
            <w:shd w:val="clear" w:color="auto" w:fill="FFFFFF" w:themeFill="background1"/>
          </w:tcPr>
          <w:p w14:paraId="3C3F9738" w14:textId="77777777" w:rsidR="007737FA" w:rsidRDefault="007737FA" w:rsidP="007737FA">
            <w:pPr>
              <w:pStyle w:val="Heading2"/>
              <w:numPr>
                <w:ilvl w:val="0"/>
                <w:numId w:val="0"/>
              </w:numPr>
              <w:ind w:left="576" w:hanging="576"/>
              <w:rPr>
                <w:sz w:val="20"/>
                <w:szCs w:val="20"/>
              </w:rPr>
            </w:pPr>
            <w:bookmarkStart w:id="51" w:name="_Toc182228183"/>
            <w:r w:rsidRPr="007737FA">
              <w:rPr>
                <w:sz w:val="20"/>
                <w:szCs w:val="20"/>
              </w:rPr>
              <w:t>Control will auto detect and self-configure in system programming IP-1, IP-2, MD-1 peripherals when</w:t>
            </w:r>
            <w:bookmarkEnd w:id="51"/>
          </w:p>
          <w:p w14:paraId="7A770F0C" w14:textId="77777777" w:rsidR="00990194" w:rsidRDefault="007737FA" w:rsidP="00990194">
            <w:pPr>
              <w:pStyle w:val="Heading2"/>
              <w:numPr>
                <w:ilvl w:val="0"/>
                <w:numId w:val="0"/>
              </w:numPr>
              <w:ind w:left="576" w:hanging="576"/>
              <w:rPr>
                <w:sz w:val="20"/>
                <w:szCs w:val="20"/>
              </w:rPr>
            </w:pPr>
            <w:bookmarkStart w:id="52" w:name="_Toc182228184"/>
            <w:r w:rsidRPr="007737FA">
              <w:rPr>
                <w:sz w:val="20"/>
                <w:szCs w:val="20"/>
              </w:rPr>
              <w:t>connected on boot up.</w:t>
            </w:r>
            <w:bookmarkEnd w:id="52"/>
            <w:r w:rsidR="00990194">
              <w:rPr>
                <w:sz w:val="20"/>
                <w:szCs w:val="20"/>
              </w:rPr>
              <w:t xml:space="preserve"> These can be reset in system programming to factory restore if a user accidentally</w:t>
            </w:r>
          </w:p>
          <w:p w14:paraId="7787FE11" w14:textId="416FD625" w:rsidR="008C4BC0" w:rsidRPr="007737FA" w:rsidRDefault="00990194" w:rsidP="00990194">
            <w:pPr>
              <w:pStyle w:val="Heading2"/>
              <w:numPr>
                <w:ilvl w:val="0"/>
                <w:numId w:val="0"/>
              </w:numPr>
              <w:ind w:left="576" w:hanging="576"/>
              <w:rPr>
                <w:sz w:val="20"/>
                <w:szCs w:val="20"/>
              </w:rPr>
            </w:pPr>
            <w:r>
              <w:rPr>
                <w:sz w:val="20"/>
                <w:szCs w:val="20"/>
              </w:rPr>
              <w:t>detects these or should they choose to relocate the control to another walk in.</w:t>
            </w:r>
          </w:p>
        </w:tc>
        <w:tc>
          <w:tcPr>
            <w:tcW w:w="811" w:type="dxa"/>
            <w:shd w:val="clear" w:color="auto" w:fill="FFFFFF" w:themeFill="background1"/>
          </w:tcPr>
          <w:p w14:paraId="372ABA41" w14:textId="77777777" w:rsidR="008C4BC0" w:rsidRDefault="008C4BC0" w:rsidP="00C70587"/>
        </w:tc>
      </w:tr>
      <w:tr w:rsidR="008C4BC0" w14:paraId="4B9673CA" w14:textId="77777777" w:rsidTr="007737FA">
        <w:trPr>
          <w:jc w:val="center"/>
        </w:trPr>
        <w:tc>
          <w:tcPr>
            <w:tcW w:w="1507" w:type="dxa"/>
            <w:shd w:val="clear" w:color="auto" w:fill="FFFFFF" w:themeFill="background1"/>
          </w:tcPr>
          <w:p w14:paraId="26B9772F" w14:textId="77777777" w:rsidR="008C4BC0" w:rsidRDefault="008C4BC0" w:rsidP="00C70587">
            <w:pPr>
              <w:rPr>
                <w:b/>
              </w:rPr>
            </w:pPr>
          </w:p>
        </w:tc>
        <w:tc>
          <w:tcPr>
            <w:tcW w:w="8604" w:type="dxa"/>
            <w:shd w:val="clear" w:color="auto" w:fill="FFFFFF" w:themeFill="background1"/>
          </w:tcPr>
          <w:p w14:paraId="341E071D" w14:textId="77777777" w:rsidR="008C4BC0" w:rsidRDefault="008C4BC0" w:rsidP="007737FA">
            <w:pPr>
              <w:pStyle w:val="Heading2"/>
              <w:numPr>
                <w:ilvl w:val="0"/>
                <w:numId w:val="0"/>
              </w:numPr>
              <w:ind w:left="576"/>
              <w:rPr>
                <w:b/>
                <w:bCs/>
                <w:sz w:val="20"/>
                <w:szCs w:val="20"/>
              </w:rPr>
            </w:pPr>
          </w:p>
        </w:tc>
        <w:tc>
          <w:tcPr>
            <w:tcW w:w="811" w:type="dxa"/>
            <w:shd w:val="clear" w:color="auto" w:fill="FFFFFF" w:themeFill="background1"/>
          </w:tcPr>
          <w:p w14:paraId="7F03B07C" w14:textId="77777777" w:rsidR="008C4BC0" w:rsidRDefault="008C4BC0" w:rsidP="00C70587"/>
        </w:tc>
      </w:tr>
      <w:tr w:rsidR="008C4BC0" w14:paraId="2C087361" w14:textId="77777777" w:rsidTr="00C70587">
        <w:trPr>
          <w:jc w:val="center"/>
        </w:trPr>
        <w:tc>
          <w:tcPr>
            <w:tcW w:w="1507" w:type="dxa"/>
            <w:shd w:val="clear" w:color="auto" w:fill="D9D9D9" w:themeFill="background1" w:themeFillShade="D9"/>
          </w:tcPr>
          <w:p w14:paraId="65E4F834" w14:textId="1C72FEAF" w:rsidR="008C4BC0" w:rsidRDefault="007737FA" w:rsidP="00C70587">
            <w:pPr>
              <w:rPr>
                <w:b/>
              </w:rPr>
            </w:pPr>
            <w:r>
              <w:rPr>
                <w:b/>
              </w:rPr>
              <w:t>AUTOSET-00</w:t>
            </w:r>
          </w:p>
        </w:tc>
        <w:tc>
          <w:tcPr>
            <w:tcW w:w="8604" w:type="dxa"/>
            <w:shd w:val="clear" w:color="auto" w:fill="D9D9D9" w:themeFill="background1" w:themeFillShade="D9"/>
          </w:tcPr>
          <w:p w14:paraId="1C12CB58" w14:textId="0CD66069" w:rsidR="008C4BC0" w:rsidRDefault="007737FA" w:rsidP="00C70587">
            <w:pPr>
              <w:pStyle w:val="Heading2"/>
              <w:rPr>
                <w:b/>
                <w:bCs/>
                <w:sz w:val="20"/>
                <w:szCs w:val="20"/>
              </w:rPr>
            </w:pPr>
            <w:bookmarkStart w:id="53" w:name="_Toc182228185"/>
            <w:r>
              <w:rPr>
                <w:b/>
                <w:bCs/>
                <w:sz w:val="20"/>
                <w:szCs w:val="20"/>
              </w:rPr>
              <w:t>AUTOSET PROGRAMMING</w:t>
            </w:r>
            <w:bookmarkEnd w:id="53"/>
          </w:p>
        </w:tc>
        <w:tc>
          <w:tcPr>
            <w:tcW w:w="811" w:type="dxa"/>
            <w:shd w:val="clear" w:color="auto" w:fill="D9D9D9" w:themeFill="background1" w:themeFillShade="D9"/>
          </w:tcPr>
          <w:p w14:paraId="180FAA64" w14:textId="77777777" w:rsidR="008C4BC0" w:rsidRDefault="008C4BC0" w:rsidP="00C70587"/>
        </w:tc>
      </w:tr>
      <w:tr w:rsidR="007737FA" w14:paraId="6F02C0E7" w14:textId="77777777" w:rsidTr="007737FA">
        <w:trPr>
          <w:jc w:val="center"/>
        </w:trPr>
        <w:tc>
          <w:tcPr>
            <w:tcW w:w="1507" w:type="dxa"/>
            <w:shd w:val="clear" w:color="auto" w:fill="FFFFFF" w:themeFill="background1"/>
          </w:tcPr>
          <w:p w14:paraId="7422E86C" w14:textId="7E557E33" w:rsidR="007737FA" w:rsidRDefault="007737FA" w:rsidP="00C70587">
            <w:pPr>
              <w:rPr>
                <w:b/>
              </w:rPr>
            </w:pPr>
            <w:r>
              <w:rPr>
                <w:b/>
              </w:rPr>
              <w:t>AUTOSET-10</w:t>
            </w:r>
          </w:p>
        </w:tc>
        <w:tc>
          <w:tcPr>
            <w:tcW w:w="8604" w:type="dxa"/>
            <w:shd w:val="clear" w:color="auto" w:fill="FFFFFF" w:themeFill="background1"/>
          </w:tcPr>
          <w:p w14:paraId="26F5534B" w14:textId="09C27934" w:rsidR="00CA565A" w:rsidRDefault="007737FA" w:rsidP="00CA565A">
            <w:pPr>
              <w:pStyle w:val="Heading2"/>
              <w:numPr>
                <w:ilvl w:val="0"/>
                <w:numId w:val="0"/>
              </w:numPr>
              <w:ind w:left="576" w:hanging="576"/>
              <w:rPr>
                <w:sz w:val="20"/>
                <w:szCs w:val="20"/>
              </w:rPr>
            </w:pPr>
            <w:bookmarkStart w:id="54" w:name="_Toc182228186"/>
            <w:r w:rsidRPr="007737FA">
              <w:rPr>
                <w:sz w:val="20"/>
                <w:szCs w:val="20"/>
              </w:rPr>
              <w:t xml:space="preserve">Control will </w:t>
            </w:r>
            <w:bookmarkEnd w:id="54"/>
            <w:r w:rsidR="00CA565A">
              <w:rPr>
                <w:sz w:val="20"/>
                <w:szCs w:val="20"/>
              </w:rPr>
              <w:t xml:space="preserve">do a </w:t>
            </w:r>
            <w:r w:rsidR="00DE28D1">
              <w:rPr>
                <w:sz w:val="20"/>
                <w:szCs w:val="20"/>
              </w:rPr>
              <w:t>first-time</w:t>
            </w:r>
            <w:r w:rsidR="00CA565A">
              <w:rPr>
                <w:sz w:val="20"/>
                <w:szCs w:val="20"/>
              </w:rPr>
              <w:t xml:space="preserve"> boot for the customer/OEM with 2 icons on the home screen: </w:t>
            </w:r>
          </w:p>
          <w:p w14:paraId="4EC10661" w14:textId="1D69F426" w:rsidR="00CA565A" w:rsidRDefault="00DE28D1" w:rsidP="00CA565A">
            <w:pPr>
              <w:pStyle w:val="Heading2"/>
              <w:numPr>
                <w:ilvl w:val="0"/>
                <w:numId w:val="0"/>
              </w:numPr>
              <w:ind w:left="576" w:hanging="576"/>
              <w:rPr>
                <w:sz w:val="20"/>
                <w:szCs w:val="20"/>
              </w:rPr>
            </w:pPr>
            <w:r>
              <w:rPr>
                <w:sz w:val="20"/>
                <w:szCs w:val="20"/>
              </w:rPr>
              <w:t xml:space="preserve">New Install – Press </w:t>
            </w:r>
            <w:r w:rsidR="00CA565A">
              <w:rPr>
                <w:sz w:val="20"/>
                <w:szCs w:val="20"/>
              </w:rPr>
              <w:t>Freezer or Cooler</w:t>
            </w:r>
            <w:r>
              <w:rPr>
                <w:sz w:val="20"/>
                <w:szCs w:val="20"/>
              </w:rPr>
              <w:t xml:space="preserve"> Setup</w:t>
            </w:r>
          </w:p>
          <w:p w14:paraId="7A3B6633" w14:textId="1A37C001" w:rsidR="007737FA" w:rsidRPr="007737FA" w:rsidRDefault="00CA565A" w:rsidP="00CA565A">
            <w:pPr>
              <w:pStyle w:val="Heading2"/>
              <w:numPr>
                <w:ilvl w:val="0"/>
                <w:numId w:val="0"/>
              </w:numPr>
              <w:ind w:left="576" w:hanging="576"/>
              <w:rPr>
                <w:sz w:val="20"/>
                <w:szCs w:val="20"/>
              </w:rPr>
            </w:pPr>
            <w:r>
              <w:rPr>
                <w:sz w:val="20"/>
                <w:szCs w:val="20"/>
              </w:rPr>
              <w:t>Once the user or installer chooses the appropriate icon</w:t>
            </w:r>
            <w:r w:rsidR="00990194">
              <w:rPr>
                <w:sz w:val="20"/>
                <w:szCs w:val="20"/>
              </w:rPr>
              <w:t xml:space="preserve">/mode </w:t>
            </w:r>
            <w:r>
              <w:rPr>
                <w:sz w:val="20"/>
                <w:szCs w:val="20"/>
              </w:rPr>
              <w:t xml:space="preserve">the unit will set the configuration to those defaults as a convenience to programming the unit by hand. Refer to the </w:t>
            </w:r>
            <w:proofErr w:type="spellStart"/>
            <w:r>
              <w:rPr>
                <w:sz w:val="20"/>
                <w:szCs w:val="20"/>
              </w:rPr>
              <w:t>Autoset</w:t>
            </w:r>
            <w:proofErr w:type="spellEnd"/>
            <w:r>
              <w:rPr>
                <w:sz w:val="20"/>
                <w:szCs w:val="20"/>
              </w:rPr>
              <w:t xml:space="preserve"> setting in the 75LC manual for typical default values for hi temp and low temp alarms. Setpoint</w:t>
            </w:r>
            <w:r w:rsidR="00990194">
              <w:rPr>
                <w:sz w:val="20"/>
                <w:szCs w:val="20"/>
              </w:rPr>
              <w:t xml:space="preserve"> default</w:t>
            </w:r>
            <w:r>
              <w:rPr>
                <w:sz w:val="20"/>
                <w:szCs w:val="20"/>
              </w:rPr>
              <w:t xml:space="preserve"> will be 0F for freezer, and 38F for coolers unless otherwise specified.  </w:t>
            </w:r>
          </w:p>
        </w:tc>
        <w:tc>
          <w:tcPr>
            <w:tcW w:w="811" w:type="dxa"/>
            <w:shd w:val="clear" w:color="auto" w:fill="FFFFFF" w:themeFill="background1"/>
          </w:tcPr>
          <w:p w14:paraId="53CCB32E" w14:textId="77777777" w:rsidR="007737FA" w:rsidRDefault="007737FA" w:rsidP="00C70587"/>
        </w:tc>
      </w:tr>
      <w:tr w:rsidR="008C4BC0" w14:paraId="74F4C4A0" w14:textId="77777777" w:rsidTr="007737FA">
        <w:trPr>
          <w:jc w:val="center"/>
        </w:trPr>
        <w:tc>
          <w:tcPr>
            <w:tcW w:w="1507" w:type="dxa"/>
            <w:shd w:val="clear" w:color="auto" w:fill="FFFFFF" w:themeFill="background1"/>
          </w:tcPr>
          <w:p w14:paraId="5B3F1ACA" w14:textId="53546E8A" w:rsidR="008C4BC0" w:rsidRDefault="007737FA" w:rsidP="00C70587">
            <w:pPr>
              <w:rPr>
                <w:b/>
              </w:rPr>
            </w:pPr>
            <w:r>
              <w:rPr>
                <w:b/>
              </w:rPr>
              <w:t>AUTOSET-20</w:t>
            </w:r>
          </w:p>
        </w:tc>
        <w:tc>
          <w:tcPr>
            <w:tcW w:w="8604" w:type="dxa"/>
            <w:shd w:val="clear" w:color="auto" w:fill="FFFFFF" w:themeFill="background1"/>
          </w:tcPr>
          <w:p w14:paraId="1EF3AD53" w14:textId="77777777" w:rsidR="008C4BC0" w:rsidRDefault="008C4BC0" w:rsidP="007737FA">
            <w:pPr>
              <w:pStyle w:val="Heading2"/>
              <w:numPr>
                <w:ilvl w:val="0"/>
                <w:numId w:val="0"/>
              </w:numPr>
              <w:ind w:left="576"/>
              <w:rPr>
                <w:b/>
                <w:bCs/>
                <w:sz w:val="20"/>
                <w:szCs w:val="20"/>
              </w:rPr>
            </w:pPr>
          </w:p>
        </w:tc>
        <w:tc>
          <w:tcPr>
            <w:tcW w:w="811" w:type="dxa"/>
            <w:shd w:val="clear" w:color="auto" w:fill="FFFFFF" w:themeFill="background1"/>
          </w:tcPr>
          <w:p w14:paraId="054CF8E3" w14:textId="77777777" w:rsidR="008C4BC0" w:rsidRDefault="008C4BC0" w:rsidP="00C70587"/>
        </w:tc>
      </w:tr>
      <w:tr w:rsidR="000A30CD" w14:paraId="4DCBE91F" w14:textId="77777777" w:rsidTr="00C70587">
        <w:trPr>
          <w:jc w:val="center"/>
        </w:trPr>
        <w:tc>
          <w:tcPr>
            <w:tcW w:w="1507" w:type="dxa"/>
            <w:shd w:val="clear" w:color="auto" w:fill="D9D9D9" w:themeFill="background1" w:themeFillShade="D9"/>
          </w:tcPr>
          <w:p w14:paraId="43E37CF6" w14:textId="3B08530E" w:rsidR="000A30CD" w:rsidRDefault="000A30CD" w:rsidP="00C70587">
            <w:pPr>
              <w:rPr>
                <w:b/>
              </w:rPr>
            </w:pPr>
            <w:r>
              <w:rPr>
                <w:b/>
              </w:rPr>
              <w:t>F</w:t>
            </w:r>
            <w:r w:rsidR="009A22C5">
              <w:rPr>
                <w:b/>
              </w:rPr>
              <w:t>UTURE</w:t>
            </w:r>
            <w:r>
              <w:rPr>
                <w:b/>
              </w:rPr>
              <w:t>-00</w:t>
            </w:r>
          </w:p>
        </w:tc>
        <w:tc>
          <w:tcPr>
            <w:tcW w:w="8604" w:type="dxa"/>
            <w:shd w:val="clear" w:color="auto" w:fill="D9D9D9" w:themeFill="background1" w:themeFillShade="D9"/>
          </w:tcPr>
          <w:p w14:paraId="093DD498" w14:textId="640AF75D" w:rsidR="000A30CD" w:rsidRPr="007D3654" w:rsidRDefault="009A22C5" w:rsidP="00C70587">
            <w:pPr>
              <w:pStyle w:val="Heading2"/>
              <w:rPr>
                <w:b/>
                <w:bCs/>
                <w:sz w:val="20"/>
                <w:szCs w:val="20"/>
              </w:rPr>
            </w:pPr>
            <w:bookmarkStart w:id="55" w:name="_Toc182228187"/>
            <w:r>
              <w:rPr>
                <w:b/>
                <w:bCs/>
                <w:sz w:val="20"/>
                <w:szCs w:val="20"/>
              </w:rPr>
              <w:t>FUTURE CONSIDERATIONS</w:t>
            </w:r>
            <w:bookmarkEnd w:id="55"/>
          </w:p>
        </w:tc>
        <w:tc>
          <w:tcPr>
            <w:tcW w:w="811" w:type="dxa"/>
            <w:shd w:val="clear" w:color="auto" w:fill="D9D9D9" w:themeFill="background1" w:themeFillShade="D9"/>
          </w:tcPr>
          <w:p w14:paraId="24117BED" w14:textId="77777777" w:rsidR="000A30CD" w:rsidRDefault="000A30CD" w:rsidP="00C70587"/>
        </w:tc>
      </w:tr>
      <w:tr w:rsidR="000A30CD" w14:paraId="4BD96630" w14:textId="77777777" w:rsidTr="00C70587">
        <w:trPr>
          <w:jc w:val="center"/>
        </w:trPr>
        <w:tc>
          <w:tcPr>
            <w:tcW w:w="1507" w:type="dxa"/>
            <w:shd w:val="clear" w:color="auto" w:fill="auto"/>
          </w:tcPr>
          <w:p w14:paraId="22BB22AE" w14:textId="0753448B" w:rsidR="000A30CD" w:rsidRDefault="000A30CD" w:rsidP="00C70587">
            <w:pPr>
              <w:rPr>
                <w:b/>
              </w:rPr>
            </w:pPr>
            <w:r>
              <w:rPr>
                <w:b/>
              </w:rPr>
              <w:t>F</w:t>
            </w:r>
            <w:r w:rsidR="009A22C5">
              <w:rPr>
                <w:b/>
              </w:rPr>
              <w:t>UTURE</w:t>
            </w:r>
            <w:r>
              <w:rPr>
                <w:b/>
              </w:rPr>
              <w:t>-10</w:t>
            </w:r>
          </w:p>
        </w:tc>
        <w:tc>
          <w:tcPr>
            <w:tcW w:w="8604" w:type="dxa"/>
            <w:shd w:val="clear" w:color="auto" w:fill="auto"/>
          </w:tcPr>
          <w:p w14:paraId="54786C60" w14:textId="634379D4" w:rsidR="000A30CD" w:rsidRDefault="009A22C5" w:rsidP="009A22C5">
            <w:pPr>
              <w:spacing w:line="240" w:lineRule="atLeast"/>
            </w:pPr>
            <w:r>
              <w:t>F</w:t>
            </w:r>
            <w:r w:rsidR="000A30CD">
              <w:t>uture AUX output</w:t>
            </w:r>
            <w:r>
              <w:t xml:space="preserve"> (10amp)</w:t>
            </w:r>
            <w:r w:rsidR="00EC7603">
              <w:t xml:space="preserve"> for possible UV Sanitation or like applications for foodservice</w:t>
            </w:r>
            <w:r w:rsidR="00ED029C">
              <w:t>, or isolation valve application as we know more about controlling refrigeration etc.</w:t>
            </w:r>
          </w:p>
        </w:tc>
        <w:tc>
          <w:tcPr>
            <w:tcW w:w="811" w:type="dxa"/>
            <w:shd w:val="clear" w:color="auto" w:fill="auto"/>
          </w:tcPr>
          <w:p w14:paraId="2AE26F6D" w14:textId="77777777" w:rsidR="000A30CD" w:rsidRDefault="000A30CD" w:rsidP="00C70587"/>
        </w:tc>
      </w:tr>
      <w:tr w:rsidR="000A30CD" w14:paraId="5385B206" w14:textId="77777777" w:rsidTr="00C70587">
        <w:trPr>
          <w:jc w:val="center"/>
        </w:trPr>
        <w:tc>
          <w:tcPr>
            <w:tcW w:w="1507" w:type="dxa"/>
            <w:shd w:val="clear" w:color="auto" w:fill="auto"/>
          </w:tcPr>
          <w:p w14:paraId="6E32251D" w14:textId="025A6045" w:rsidR="000A30CD" w:rsidRDefault="009A22C5" w:rsidP="00C70587">
            <w:pPr>
              <w:rPr>
                <w:b/>
              </w:rPr>
            </w:pPr>
            <w:r>
              <w:rPr>
                <w:b/>
              </w:rPr>
              <w:t>FUTURE-20</w:t>
            </w:r>
          </w:p>
        </w:tc>
        <w:tc>
          <w:tcPr>
            <w:tcW w:w="8604" w:type="dxa"/>
            <w:shd w:val="clear" w:color="auto" w:fill="auto"/>
          </w:tcPr>
          <w:p w14:paraId="14C6B609" w14:textId="440EEDB1" w:rsidR="000A30CD" w:rsidRDefault="009A22C5" w:rsidP="009A22C5">
            <w:pPr>
              <w:spacing w:line="240" w:lineRule="atLeast"/>
            </w:pPr>
            <w:r>
              <w:t xml:space="preserve">Future Serial Communications </w:t>
            </w:r>
            <w:r w:rsidR="00196A21">
              <w:t xml:space="preserve">RS485 port </w:t>
            </w:r>
            <w:r>
              <w:t>for “add-on” boards/functions.</w:t>
            </w:r>
            <w:r w:rsidR="00642600">
              <w:t xml:space="preserve"> Examples may be a current monitoring board to monitor and measure actual demand, and alert locally and via </w:t>
            </w:r>
            <w:proofErr w:type="spellStart"/>
            <w:r w:rsidR="00642600">
              <w:t>KorrectTemp</w:t>
            </w:r>
            <w:proofErr w:type="spellEnd"/>
            <w:r w:rsidR="00642600">
              <w:t xml:space="preserve"> when performance issues are recorded</w:t>
            </w:r>
          </w:p>
        </w:tc>
        <w:tc>
          <w:tcPr>
            <w:tcW w:w="811" w:type="dxa"/>
            <w:shd w:val="clear" w:color="auto" w:fill="auto"/>
          </w:tcPr>
          <w:p w14:paraId="26422B59" w14:textId="77777777" w:rsidR="000A30CD" w:rsidRDefault="000A30CD" w:rsidP="00C70587"/>
        </w:tc>
      </w:tr>
      <w:tr w:rsidR="000A30CD" w14:paraId="3005E315" w14:textId="77777777" w:rsidTr="004E2420">
        <w:trPr>
          <w:jc w:val="center"/>
        </w:trPr>
        <w:tc>
          <w:tcPr>
            <w:tcW w:w="1507" w:type="dxa"/>
            <w:shd w:val="clear" w:color="auto" w:fill="auto"/>
          </w:tcPr>
          <w:p w14:paraId="4B0B6EF7" w14:textId="11A50A80" w:rsidR="000A30CD" w:rsidRDefault="00764034" w:rsidP="00C70587">
            <w:pPr>
              <w:rPr>
                <w:b/>
              </w:rPr>
            </w:pPr>
            <w:r>
              <w:rPr>
                <w:b/>
              </w:rPr>
              <w:t>FUTURE-30</w:t>
            </w:r>
          </w:p>
        </w:tc>
        <w:tc>
          <w:tcPr>
            <w:tcW w:w="8604" w:type="dxa"/>
            <w:shd w:val="clear" w:color="auto" w:fill="auto"/>
          </w:tcPr>
          <w:p w14:paraId="10ACCAF5" w14:textId="23859B6A" w:rsidR="000A30CD" w:rsidRDefault="00642600" w:rsidP="00C70587">
            <w:r>
              <w:t xml:space="preserve">There </w:t>
            </w:r>
            <w:r w:rsidR="001D22E0">
              <w:t>will</w:t>
            </w:r>
            <w:r>
              <w:t xml:space="preserve"> be a future multipoint Bluetooth transceiver that will collect temps for food probes and communicate back to the Modularm controller. </w:t>
            </w:r>
            <w:r w:rsidR="00764034">
              <w:t xml:space="preserve">The control will pair to 1 or more temp sensors inside the walk in that may be inserted into food </w:t>
            </w:r>
            <w:r w:rsidR="007E6D99">
              <w:t>products</w:t>
            </w:r>
            <w:r w:rsidR="00764034">
              <w:t xml:space="preserve"> (ex: Bluetooth sensor monitoring product that was cooked and needs to be chilled like </w:t>
            </w:r>
            <w:proofErr w:type="gramStart"/>
            <w:r w:rsidR="00764034">
              <w:t>a</w:t>
            </w:r>
            <w:proofErr w:type="gramEnd"/>
            <w:r w:rsidR="00764034">
              <w:t xml:space="preserve"> alfredo sauce, chili, soup, </w:t>
            </w:r>
            <w:proofErr w:type="spellStart"/>
            <w:r w:rsidR="00764034">
              <w:t>etc</w:t>
            </w:r>
            <w:proofErr w:type="spellEnd"/>
            <w:r w:rsidR="00764034">
              <w:t xml:space="preserve">). The Modularm unit will serve as a hub for the temperatures to be collected and forward to the </w:t>
            </w:r>
            <w:proofErr w:type="spellStart"/>
            <w:r w:rsidR="00764034">
              <w:t>KorrectTemp</w:t>
            </w:r>
            <w:proofErr w:type="spellEnd"/>
            <w:r w:rsidR="00764034">
              <w:t xml:space="preserve"> dashboard for monitoring, alerting, auditing/record keeping for HACCP requirements. </w:t>
            </w:r>
          </w:p>
        </w:tc>
        <w:tc>
          <w:tcPr>
            <w:tcW w:w="811" w:type="dxa"/>
            <w:shd w:val="clear" w:color="auto" w:fill="auto"/>
          </w:tcPr>
          <w:p w14:paraId="4FF2C895" w14:textId="77777777" w:rsidR="000A30CD" w:rsidRDefault="000A30CD" w:rsidP="00C70587"/>
        </w:tc>
      </w:tr>
      <w:tr w:rsidR="004E2420" w14:paraId="6BDF7267" w14:textId="77777777" w:rsidTr="00642600">
        <w:trPr>
          <w:jc w:val="center"/>
        </w:trPr>
        <w:tc>
          <w:tcPr>
            <w:tcW w:w="1507" w:type="dxa"/>
            <w:shd w:val="clear" w:color="auto" w:fill="auto"/>
          </w:tcPr>
          <w:p w14:paraId="4A44A58F" w14:textId="4E78F03D" w:rsidR="004E2420" w:rsidRDefault="004E2420" w:rsidP="00C70587">
            <w:pPr>
              <w:rPr>
                <w:b/>
              </w:rPr>
            </w:pPr>
            <w:r>
              <w:rPr>
                <w:b/>
              </w:rPr>
              <w:t>FUTURE-40</w:t>
            </w:r>
          </w:p>
        </w:tc>
        <w:tc>
          <w:tcPr>
            <w:tcW w:w="8604" w:type="dxa"/>
            <w:shd w:val="clear" w:color="auto" w:fill="auto"/>
          </w:tcPr>
          <w:p w14:paraId="46904AC6" w14:textId="5FED2E70" w:rsidR="004E2420" w:rsidRDefault="004E2420" w:rsidP="00C70587">
            <w:r>
              <w:t xml:space="preserve">There will be a future gateway device for customers to purchase and connect the Modularm Plus or Pro to </w:t>
            </w:r>
            <w:r w:rsidR="00642600">
              <w:t xml:space="preserve">allow connectivity to </w:t>
            </w:r>
            <w:r>
              <w:t xml:space="preserve">common BAS or Modbus communications for large install customers to manage locally when required. </w:t>
            </w:r>
            <w:r w:rsidR="00CA565A">
              <w:t xml:space="preserve">This may include connectivity to a grid monitoring application for energy usage such as </w:t>
            </w:r>
            <w:proofErr w:type="spellStart"/>
            <w:r w:rsidR="00CA565A">
              <w:t>Encycle</w:t>
            </w:r>
            <w:proofErr w:type="spellEnd"/>
            <w:r w:rsidR="00CA565A">
              <w:t xml:space="preserve"> as an example. </w:t>
            </w:r>
            <w:r w:rsidR="00196A21">
              <w:t xml:space="preserve">This would plug on the Future-20 RS485 port as an example. </w:t>
            </w:r>
          </w:p>
        </w:tc>
        <w:tc>
          <w:tcPr>
            <w:tcW w:w="811" w:type="dxa"/>
            <w:shd w:val="clear" w:color="auto" w:fill="auto"/>
          </w:tcPr>
          <w:p w14:paraId="28915E68" w14:textId="77777777" w:rsidR="004E2420" w:rsidRDefault="004E2420" w:rsidP="00C70587"/>
        </w:tc>
      </w:tr>
      <w:tr w:rsidR="00642600" w14:paraId="73D7D3C5" w14:textId="77777777" w:rsidTr="00C70587">
        <w:trPr>
          <w:jc w:val="center"/>
        </w:trPr>
        <w:tc>
          <w:tcPr>
            <w:tcW w:w="1507" w:type="dxa"/>
            <w:tcBorders>
              <w:bottom w:val="single" w:sz="4" w:space="0" w:color="auto"/>
            </w:tcBorders>
            <w:shd w:val="clear" w:color="auto" w:fill="auto"/>
          </w:tcPr>
          <w:p w14:paraId="5033C7A0" w14:textId="796A4A16" w:rsidR="00642600" w:rsidRDefault="00642600" w:rsidP="00C70587">
            <w:pPr>
              <w:rPr>
                <w:b/>
              </w:rPr>
            </w:pPr>
            <w:r>
              <w:rPr>
                <w:b/>
              </w:rPr>
              <w:t>FUTURE-50</w:t>
            </w:r>
          </w:p>
        </w:tc>
        <w:tc>
          <w:tcPr>
            <w:tcW w:w="8604" w:type="dxa"/>
            <w:tcBorders>
              <w:bottom w:val="single" w:sz="4" w:space="0" w:color="auto"/>
            </w:tcBorders>
            <w:shd w:val="clear" w:color="auto" w:fill="auto"/>
          </w:tcPr>
          <w:p w14:paraId="6D7E1406" w14:textId="2C649242" w:rsidR="00642600" w:rsidRDefault="00642600" w:rsidP="00C70587"/>
        </w:tc>
        <w:tc>
          <w:tcPr>
            <w:tcW w:w="811" w:type="dxa"/>
            <w:tcBorders>
              <w:bottom w:val="single" w:sz="4" w:space="0" w:color="auto"/>
            </w:tcBorders>
            <w:shd w:val="clear" w:color="auto" w:fill="auto"/>
          </w:tcPr>
          <w:p w14:paraId="18D30E49" w14:textId="77777777" w:rsidR="00642600" w:rsidRDefault="00642600" w:rsidP="00C70587"/>
        </w:tc>
      </w:tr>
    </w:tbl>
    <w:p w14:paraId="1C0AA6EA" w14:textId="77777777" w:rsidR="00020DED" w:rsidRDefault="00020DED" w:rsidP="00020DED"/>
    <w:p w14:paraId="4187E47A" w14:textId="77777777" w:rsidR="0021521E" w:rsidRDefault="0021521E" w:rsidP="00020DED"/>
    <w:p w14:paraId="2B4750C1" w14:textId="296E037A" w:rsidR="00020DED" w:rsidRDefault="7FE4A7FF" w:rsidP="00C363FE">
      <w:pPr>
        <w:pStyle w:val="Heading1"/>
      </w:pPr>
      <w:bookmarkStart w:id="56" w:name="_Toc182228188"/>
      <w:r w:rsidRPr="001D41FF">
        <w:lastRenderedPageBreak/>
        <w:t>APPENDIX</w:t>
      </w:r>
      <w:bookmarkEnd w:id="56"/>
    </w:p>
    <w:p w14:paraId="1B92B104" w14:textId="4BC02E79" w:rsidR="00C363FE" w:rsidRDefault="005B1E76" w:rsidP="00C363FE">
      <w:r>
        <w:rPr>
          <w:noProof/>
          <w:lang w:val="en-IN" w:eastAsia="en-IN"/>
        </w:rPr>
        <w:drawing>
          <wp:inline distT="0" distB="0" distL="0" distR="0" wp14:anchorId="26C3A609" wp14:editId="268A77D9">
            <wp:extent cx="5764768" cy="3242518"/>
            <wp:effectExtent l="0" t="0" r="7620" b="0"/>
            <wp:docPr id="20338763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76311" name=""/>
                    <pic:cNvPicPr/>
                  </pic:nvPicPr>
                  <pic:blipFill>
                    <a:blip r:embed="rId16">
                      <a:extLst>
                        <a:ext uri="{96DAC541-7B7A-43D3-8B79-37D633B846F1}">
                          <asvg:svgBlip xmlns:asvg="http://schemas.microsoft.com/office/drawing/2016/SVG/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7"/>
                        </a:ext>
                      </a:extLst>
                    </a:blip>
                    <a:stretch>
                      <a:fillRect/>
                    </a:stretch>
                  </pic:blipFill>
                  <pic:spPr>
                    <a:xfrm>
                      <a:off x="0" y="0"/>
                      <a:ext cx="5768361" cy="3244539"/>
                    </a:xfrm>
                    <a:prstGeom prst="rect">
                      <a:avLst/>
                    </a:prstGeom>
                  </pic:spPr>
                </pic:pic>
              </a:graphicData>
            </a:graphic>
          </wp:inline>
        </w:drawing>
      </w:r>
    </w:p>
    <w:p w14:paraId="7D5B4713" w14:textId="77777777" w:rsidR="005B1E76" w:rsidRDefault="005B1E76" w:rsidP="00C363FE"/>
    <w:p w14:paraId="15351981" w14:textId="6A1189E5" w:rsidR="005B1E76" w:rsidRPr="00C363FE" w:rsidRDefault="005B1E76" w:rsidP="00C363FE">
      <w:r>
        <w:rPr>
          <w:noProof/>
          <w:lang w:val="en-IN" w:eastAsia="en-IN"/>
        </w:rPr>
        <w:drawing>
          <wp:inline distT="0" distB="0" distL="0" distR="0" wp14:anchorId="3DE40D2E" wp14:editId="469E9D56">
            <wp:extent cx="5554639" cy="3124325"/>
            <wp:effectExtent l="0" t="0" r="8255" b="0"/>
            <wp:docPr id="13202443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44353" name=""/>
                    <pic:cNvPicPr/>
                  </pic:nvPicPr>
                  <pic:blipFill>
                    <a:blip r:embed="rId18">
                      <a:extLst>
                        <a:ext uri="{96DAC541-7B7A-43D3-8B79-37D633B846F1}">
                          <asvg:svgBlip xmlns:asvg="http://schemas.microsoft.com/office/drawing/2016/SVG/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9"/>
                        </a:ext>
                      </a:extLst>
                    </a:blip>
                    <a:stretch>
                      <a:fillRect/>
                    </a:stretch>
                  </pic:blipFill>
                  <pic:spPr>
                    <a:xfrm>
                      <a:off x="0" y="0"/>
                      <a:ext cx="5561381" cy="3128117"/>
                    </a:xfrm>
                    <a:prstGeom prst="rect">
                      <a:avLst/>
                    </a:prstGeom>
                  </pic:spPr>
                </pic:pic>
              </a:graphicData>
            </a:graphic>
          </wp:inline>
        </w:drawing>
      </w:r>
    </w:p>
    <w:sectPr w:rsidR="005B1E76" w:rsidRPr="00C363FE" w:rsidSect="00AB60B5">
      <w:headerReference w:type="default" r:id="rId20"/>
      <w:pgSz w:w="12240" w:h="15840" w:code="1"/>
      <w:pgMar w:top="720" w:right="547" w:bottom="288" w:left="720" w:header="360" w:footer="36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0F13E2" w14:textId="77777777" w:rsidR="006560D9" w:rsidRDefault="006560D9">
      <w:r>
        <w:separator/>
      </w:r>
    </w:p>
  </w:endnote>
  <w:endnote w:type="continuationSeparator" w:id="0">
    <w:p w14:paraId="15B53D51" w14:textId="77777777" w:rsidR="006560D9" w:rsidRDefault="00656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PMincho">
    <w:charset w:val="80"/>
    <w:family w:val="roman"/>
    <w:pitch w:val="variable"/>
    <w:sig w:usb0="E00002FF" w:usb1="6AC7FDFB" w:usb2="08000012" w:usb3="00000000" w:csb0="0002009F" w:csb1="00000000"/>
  </w:font>
  <w:font w:name="細明朝体">
    <w:altName w:val="Arial Unicode MS"/>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Roboto">
    <w:altName w:val="Times New Roman"/>
    <w:panose1 w:val="02000000000000000000"/>
    <w:charset w:val="00"/>
    <w:family w:val="auto"/>
    <w:pitch w:val="variable"/>
    <w:sig w:usb0="00000001"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Roboto Medium">
    <w:altName w:val="Times New Roman"/>
    <w:panose1 w:val="02000000000000000000"/>
    <w:charset w:val="00"/>
    <w:family w:val="auto"/>
    <w:pitch w:val="variable"/>
    <w:sig w:usb0="00000001"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8B9D27" w14:textId="2E105FE4" w:rsidR="00F95815" w:rsidRDefault="00F95815" w:rsidP="00F95815">
    <w:pPr>
      <w:jc w:val="center"/>
      <w:rPr>
        <w:sz w:val="24"/>
        <w:szCs w:val="24"/>
      </w:rPr>
    </w:pPr>
    <w:r>
      <w:rPr>
        <w:rFonts w:ascii="Calibri" w:eastAsia="Calibri" w:hAnsi="Calibri" w:cs="Calibri"/>
        <w:color w:val="404040" w:themeColor="text1" w:themeTint="BF"/>
      </w:rPr>
      <w:t xml:space="preserve">© 2022 Kitchen Brains I Confidential Proprietary Information I Duplication Prohibited </w:t>
    </w:r>
  </w:p>
  <w:p w14:paraId="6018AF77" w14:textId="77777777" w:rsidR="00F95815" w:rsidRDefault="00F95815" w:rsidP="00F95815">
    <w:pPr>
      <w:pStyle w:val="Pa0"/>
      <w:jc w:val="center"/>
      <w:rPr>
        <w:rFonts w:cs="Roboto"/>
        <w:color w:val="626365"/>
        <w:sz w:val="20"/>
        <w:szCs w:val="20"/>
      </w:rPr>
    </w:pPr>
    <w:r>
      <w:rPr>
        <w:rFonts w:cs="Roboto"/>
        <w:color w:val="626365"/>
        <w:sz w:val="20"/>
        <w:szCs w:val="20"/>
      </w:rPr>
      <w:t>Kitchen Brains | 905 Honeyspot Road, Stratford, CT 06615 | kitchenbrains.com | 203-380-3540</w:t>
    </w:r>
  </w:p>
  <w:p w14:paraId="2E106151" w14:textId="77777777" w:rsidR="00F95815" w:rsidRPr="006D6BDA" w:rsidRDefault="00F95815" w:rsidP="00F95815">
    <w:pPr>
      <w:pStyle w:val="Footer"/>
      <w:spacing w:before="120"/>
      <w:jc w:val="center"/>
      <w:rPr>
        <w:caps/>
        <w:noProof/>
        <w:color w:val="4472C4" w:themeColor="accent1"/>
      </w:rPr>
    </w:pPr>
    <w:r>
      <w:rPr>
        <w:rFonts w:ascii="Roboto Medium" w:hAnsi="Roboto Medium" w:cs="Roboto Medium"/>
        <w:color w:val="529634"/>
        <w:sz w:val="18"/>
        <w:szCs w:val="18"/>
      </w:rPr>
      <w:t>CONNECTICUT | FLORIDA | LONDON | SHANGHAI | SINGAPORE</w:t>
    </w:r>
  </w:p>
  <w:p w14:paraId="344A3F84" w14:textId="77777777" w:rsidR="00E73EE0" w:rsidRDefault="00E73EE0" w:rsidP="002674E5">
    <w:pPr>
      <w:pBdr>
        <w:top w:val="single" w:sz="4" w:space="1" w:color="auto"/>
        <w:left w:val="single" w:sz="4" w:space="4" w:color="auto"/>
        <w:bottom w:val="single" w:sz="4" w:space="1" w:color="auto"/>
        <w:right w:val="single" w:sz="4" w:space="4" w:color="auto"/>
      </w:pBdr>
      <w:tabs>
        <w:tab w:val="left" w:pos="0"/>
      </w:tabs>
      <w:jc w:val="center"/>
      <w:rPr>
        <w:b/>
        <w:bCs/>
      </w:rPr>
    </w:pPr>
  </w:p>
  <w:p w14:paraId="1F737655" w14:textId="3DD158B0" w:rsidR="00E73EE0" w:rsidRPr="00116FB7" w:rsidRDefault="00E73EE0" w:rsidP="002674E5">
    <w:pPr>
      <w:pBdr>
        <w:top w:val="single" w:sz="4" w:space="1" w:color="auto"/>
        <w:left w:val="single" w:sz="4" w:space="4" w:color="auto"/>
        <w:bottom w:val="single" w:sz="4" w:space="1" w:color="auto"/>
        <w:right w:val="single" w:sz="4" w:space="4" w:color="auto"/>
      </w:pBdr>
      <w:tabs>
        <w:tab w:val="left" w:pos="0"/>
      </w:tabs>
      <w:jc w:val="center"/>
      <w:rPr>
        <w:b/>
        <w:bCs/>
      </w:rPr>
    </w:pPr>
    <w:r w:rsidRPr="005430D1">
      <w:rPr>
        <w:b/>
        <w:bCs/>
      </w:rPr>
      <w:t xml:space="preserve">Page </w:t>
    </w:r>
    <w:r w:rsidRPr="005430D1">
      <w:rPr>
        <w:b/>
        <w:bCs/>
      </w:rPr>
      <w:fldChar w:fldCharType="begin"/>
    </w:r>
    <w:r w:rsidRPr="005430D1">
      <w:rPr>
        <w:b/>
        <w:bCs/>
      </w:rPr>
      <w:instrText xml:space="preserve"> PAGE </w:instrText>
    </w:r>
    <w:r w:rsidRPr="005430D1">
      <w:rPr>
        <w:b/>
        <w:bCs/>
      </w:rPr>
      <w:fldChar w:fldCharType="separate"/>
    </w:r>
    <w:r w:rsidR="00E20600">
      <w:rPr>
        <w:b/>
        <w:bCs/>
        <w:noProof/>
      </w:rPr>
      <w:t>13</w:t>
    </w:r>
    <w:r w:rsidRPr="005430D1">
      <w:rPr>
        <w:b/>
        <w:bCs/>
      </w:rPr>
      <w:fldChar w:fldCharType="end"/>
    </w:r>
    <w:r w:rsidRPr="005430D1">
      <w:rPr>
        <w:b/>
        <w:bCs/>
      </w:rPr>
      <w:t xml:space="preserve"> of </w:t>
    </w:r>
    <w:r w:rsidRPr="005430D1">
      <w:rPr>
        <w:b/>
        <w:bCs/>
      </w:rPr>
      <w:fldChar w:fldCharType="begin"/>
    </w:r>
    <w:r w:rsidRPr="005430D1">
      <w:rPr>
        <w:b/>
        <w:bCs/>
      </w:rPr>
      <w:instrText xml:space="preserve"> NUMPAGES </w:instrText>
    </w:r>
    <w:r w:rsidRPr="005430D1">
      <w:rPr>
        <w:b/>
        <w:bCs/>
      </w:rPr>
      <w:fldChar w:fldCharType="separate"/>
    </w:r>
    <w:r w:rsidR="00E20600">
      <w:rPr>
        <w:b/>
        <w:bCs/>
        <w:noProof/>
      </w:rPr>
      <w:t>13</w:t>
    </w:r>
    <w:r w:rsidRPr="005430D1">
      <w:rPr>
        <w:b/>
        <w:bCs/>
      </w:rPr>
      <w:fldChar w:fldCharType="end"/>
    </w:r>
  </w:p>
  <w:p w14:paraId="2B8F6A61" w14:textId="77777777" w:rsidR="00E73EE0" w:rsidRDefault="00E73EE0">
    <w:pPr>
      <w:pStyle w:val="Footer"/>
      <w:rPr>
        <w:b/>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82AB22" w14:textId="77777777" w:rsidR="006560D9" w:rsidRDefault="006560D9">
      <w:r>
        <w:separator/>
      </w:r>
    </w:p>
  </w:footnote>
  <w:footnote w:type="continuationSeparator" w:id="0">
    <w:p w14:paraId="737F82F5" w14:textId="77777777" w:rsidR="006560D9" w:rsidRDefault="006560D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DEC84B" w14:textId="7F3A1053" w:rsidR="00E73EE0" w:rsidRDefault="006560D9" w:rsidP="002674E5">
    <w:pPr>
      <w:pStyle w:val="Header"/>
      <w:jc w:val="center"/>
    </w:pPr>
    <w:r>
      <w:rPr>
        <w:noProof/>
      </w:rPr>
      <w:pict w14:anchorId="0F4651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 o:spid="_x0000_s2056" type="#_x0000_t136" style="position:absolute;left:0;text-align:left;margin-left:0;margin-top:0;width:712.05pt;height:49.1pt;rotation:315;z-index:-251658240;mso-position-horizontal:center;mso-position-horizontal-relative:margin;mso-position-vertical:center;mso-position-vertical-relative:margin" o:allowincell="f" fillcolor="silver" stroked="f">
          <v:textpath style="font-family:&quot;Times New Roman&quot;;font-size:1pt" string="For Internal (FAST.) Use Only"/>
          <w10:wrap anchorx="margin" anchory="margin"/>
        </v:shape>
      </w:pict>
    </w:r>
    <w:r w:rsidR="00F95815">
      <w:rPr>
        <w:noProof/>
        <w:lang w:val="en-IN" w:eastAsia="en-IN"/>
      </w:rPr>
      <w:drawing>
        <wp:inline distT="0" distB="0" distL="0" distR="0" wp14:anchorId="7191315E" wp14:editId="6A1FCEAB">
          <wp:extent cx="2833375" cy="594659"/>
          <wp:effectExtent l="0" t="0" r="0" b="2540"/>
          <wp:docPr id="3" name="Picture 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B-logo-0neline Logo outlinegrn.png"/>
                  <pic:cNvPicPr/>
                </pic:nvPicPr>
                <pic:blipFill>
                  <a:blip r:embed="rId1">
                    <a:extLst>
                      <a:ext uri="{28A0092B-C50C-407E-A947-70E740481C1C}">
                        <a14:useLocalDpi xmlns:a14="http://schemas.microsoft.com/office/drawing/2010/main" val="0"/>
                      </a:ext>
                    </a:extLst>
                  </a:blip>
                  <a:stretch>
                    <a:fillRect/>
                  </a:stretch>
                </pic:blipFill>
                <pic:spPr>
                  <a:xfrm>
                    <a:off x="0" y="0"/>
                    <a:ext cx="2961372" cy="621523"/>
                  </a:xfrm>
                  <a:prstGeom prst="rect">
                    <a:avLst/>
                  </a:prstGeom>
                </pic:spPr>
              </pic:pic>
            </a:graphicData>
          </a:graphic>
        </wp:inline>
      </w:drawing>
    </w:r>
  </w:p>
  <w:p w14:paraId="62B42BBC" w14:textId="38E69B5E" w:rsidR="00E73EE0" w:rsidRPr="00BB239B" w:rsidRDefault="00E73EE0" w:rsidP="002674E5">
    <w:pPr>
      <w:pStyle w:val="Footer"/>
      <w:jc w:val="center"/>
      <w:rPr>
        <w:rFonts w:ascii="Arial" w:hAnsi="Arial"/>
      </w:rPr>
    </w:pPr>
  </w:p>
  <w:p w14:paraId="34FEA5F6" w14:textId="77777777" w:rsidR="00E73EE0" w:rsidRDefault="00E73EE0" w:rsidP="005A3BD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F5F46F" w14:textId="2D15C795" w:rsidR="00E73EE0" w:rsidRDefault="00547FF7" w:rsidP="002674E5">
    <w:pPr>
      <w:pStyle w:val="Header"/>
      <w:jc w:val="center"/>
    </w:pPr>
    <w:r>
      <w:rPr>
        <w:noProof/>
        <w:lang w:val="en-IN" w:eastAsia="en-IN"/>
      </w:rPr>
      <mc:AlternateContent>
        <mc:Choice Requires="wps">
          <w:drawing>
            <wp:anchor distT="0" distB="0" distL="114300" distR="114300" simplePos="0" relativeHeight="251657216" behindDoc="1" locked="0" layoutInCell="0" allowOverlap="1" wp14:anchorId="17A28C0C" wp14:editId="2B6F6A2D">
              <wp:simplePos x="0" y="0"/>
              <wp:positionH relativeFrom="margin">
                <wp:align>center</wp:align>
              </wp:positionH>
              <wp:positionV relativeFrom="margin">
                <wp:align>center</wp:align>
              </wp:positionV>
              <wp:extent cx="9043035" cy="623570"/>
              <wp:effectExtent l="0" t="0" r="0" b="0"/>
              <wp:wrapNone/>
              <wp:docPr id="1"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9043035" cy="62357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F7315E7" w14:textId="77777777" w:rsidR="00547FF7" w:rsidRDefault="00547FF7" w:rsidP="00547FF7">
                          <w:pPr>
                            <w:jc w:val="center"/>
                            <w:rPr>
                              <w:color w:val="C0C0C0"/>
                              <w:sz w:val="2"/>
                              <w:szCs w:val="2"/>
                            </w:rPr>
                          </w:pPr>
                          <w:r>
                            <w:rPr>
                              <w:color w:val="C0C0C0"/>
                              <w:sz w:val="2"/>
                              <w:szCs w:val="2"/>
                            </w:rPr>
                            <w:t>For Internal (FAST.) Use Only</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7A28C0C" id="_x0000_t202" coordsize="21600,21600" o:spt="202" path="m,l,21600r21600,l21600,xe">
              <v:stroke joinstyle="miter"/>
              <v:path gradientshapeok="t" o:connecttype="rect"/>
            </v:shapetype>
            <v:shape id="WordArt 9" o:spid="_x0000_s1026" type="#_x0000_t202" style="position:absolute;left:0;text-align:left;margin-left:0;margin-top:0;width:712.05pt;height:49.1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" o:allowincell="f" filled="f" stroked="f">
              <v:stroke joinstyle="round"/>
              <o:lock v:ext="edit" shapetype="t"/>
              <v:textbox style="mso-fit-shape-to-text:t">
                <w:txbxContent>
                  <w:p w14:paraId="7F7315E7" w14:textId="77777777" w:rsidR="00547FF7" w:rsidRDefault="00547FF7" w:rsidP="00547FF7">
                    <w:pPr>
                      <w:jc w:val="center"/>
                      <w:rPr>
                        <w:color w:val="C0C0C0"/>
                        <w:sz w:val="2"/>
                        <w:szCs w:val="2"/>
                      </w:rPr>
                    </w:pPr>
                    <w:r>
                      <w:rPr>
                        <w:color w:val="C0C0C0"/>
                        <w:sz w:val="2"/>
                        <w:szCs w:val="2"/>
                      </w:rPr>
                      <w:t>For Internal (FAST.) Use Only</w:t>
                    </w:r>
                  </w:p>
                </w:txbxContent>
              </v:textbox>
              <w10:wrap anchorx="margin" anchory="margin"/>
            </v:shape>
          </w:pict>
        </mc:Fallback>
      </mc:AlternateContent>
    </w:r>
    <w:r w:rsidR="00F95815">
      <w:rPr>
        <w:noProof/>
        <w:lang w:val="en-IN" w:eastAsia="en-IN"/>
      </w:rPr>
      <w:drawing>
        <wp:inline distT="0" distB="0" distL="0" distR="0" wp14:anchorId="379670BA" wp14:editId="216F61FE">
          <wp:extent cx="2833375" cy="594659"/>
          <wp:effectExtent l="0" t="0" r="0" b="2540"/>
          <wp:docPr id="4" name="Picture 4"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B-logo-0neline Logo outlinegrn.png"/>
                  <pic:cNvPicPr/>
                </pic:nvPicPr>
                <pic:blipFill>
                  <a:blip r:embed="rId1">
                    <a:extLst>
                      <a:ext uri="{28A0092B-C50C-407E-A947-70E740481C1C}">
                        <a14:useLocalDpi xmlns:a14="http://schemas.microsoft.com/office/drawing/2010/main" val="0"/>
                      </a:ext>
                    </a:extLst>
                  </a:blip>
                  <a:stretch>
                    <a:fillRect/>
                  </a:stretch>
                </pic:blipFill>
                <pic:spPr>
                  <a:xfrm>
                    <a:off x="0" y="0"/>
                    <a:ext cx="2961372" cy="621523"/>
                  </a:xfrm>
                  <a:prstGeom prst="rect">
                    <a:avLst/>
                  </a:prstGeom>
                </pic:spPr>
              </pic:pic>
            </a:graphicData>
          </a:graphic>
        </wp:inline>
      </w:drawing>
    </w:r>
  </w:p>
  <w:p w14:paraId="4FAF0736" w14:textId="44850586" w:rsidR="00E73EE0" w:rsidRDefault="00E73EE0" w:rsidP="002674E5">
    <w:pPr>
      <w:pStyle w:val="Footer"/>
      <w:spacing w:before="120"/>
      <w:jc w:val="center"/>
      <w:rPr>
        <w:rFonts w:ascii="Arial" w:hAnsi="Arial"/>
        <w:b/>
      </w:rPr>
    </w:pPr>
    <w:r>
      <w:rPr>
        <w:rFonts w:ascii="Arial" w:hAnsi="Arial"/>
        <w:b/>
      </w:rPr>
      <w:t>Customer Requirements Document No. 191-</w:t>
    </w:r>
    <w:r w:rsidR="00AA3858">
      <w:rPr>
        <w:rFonts w:ascii="Arial" w:hAnsi="Arial"/>
        <w:b/>
      </w:rPr>
      <w:t>00</w:t>
    </w:r>
    <w:r w:rsidR="002E4AFE">
      <w:rPr>
        <w:rFonts w:ascii="Arial" w:hAnsi="Arial"/>
        <w:b/>
      </w:rPr>
      <w:t>XX</w:t>
    </w:r>
    <w:r w:rsidR="00AA3858">
      <w:rPr>
        <w:rFonts w:ascii="Arial" w:hAnsi="Arial"/>
        <w:b/>
      </w:rPr>
      <w:t>-01</w:t>
    </w:r>
    <w:r>
      <w:rPr>
        <w:rFonts w:ascii="Arial" w:hAnsi="Arial"/>
        <w:b/>
      </w:rPr>
      <w:t xml:space="preserve"> Rev </w:t>
    </w:r>
    <w:r w:rsidR="00AA3858">
      <w:rPr>
        <w:rFonts w:ascii="Arial" w:hAnsi="Arial"/>
        <w:b/>
      </w:rPr>
      <w:t>A</w:t>
    </w:r>
  </w:p>
  <w:p w14:paraId="08B48800" w14:textId="77777777" w:rsidR="00E73EE0" w:rsidRDefault="00E73EE0" w:rsidP="005A3BDE">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8D0CAB42"/>
    <w:lvl w:ilvl="0">
      <w:start w:val="1"/>
      <w:numFmt w:val="bullet"/>
      <w:pStyle w:val="ListBullet4"/>
      <w:lvlText w:val=""/>
      <w:lvlJc w:val="left"/>
      <w:pPr>
        <w:tabs>
          <w:tab w:val="num" w:pos="1440"/>
        </w:tabs>
        <w:ind w:left="1440" w:hanging="360"/>
      </w:pPr>
      <w:rPr>
        <w:rFonts w:ascii="Symbol" w:hAnsi="Symbol" w:hint="default"/>
        <w:sz w:val="16"/>
      </w:rPr>
    </w:lvl>
  </w:abstractNum>
  <w:abstractNum w:abstractNumId="1" w15:restartNumberingAfterBreak="0">
    <w:nsid w:val="0C4F694A"/>
    <w:multiLevelType w:val="hybridMultilevel"/>
    <w:tmpl w:val="F08A5E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B70641"/>
    <w:multiLevelType w:val="multilevel"/>
    <w:tmpl w:val="5CEAE8D0"/>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DF8102C"/>
    <w:multiLevelType w:val="hybridMultilevel"/>
    <w:tmpl w:val="4866CFD8"/>
    <w:lvl w:ilvl="0" w:tplc="FFFFFFFF">
      <w:start w:val="1"/>
      <w:numFmt w:val="decimal"/>
      <w:lvlText w:val="%1."/>
      <w:lvlJc w:val="left"/>
      <w:pPr>
        <w:tabs>
          <w:tab w:val="num" w:pos="1080"/>
        </w:tabs>
        <w:ind w:left="1080" w:hanging="360"/>
      </w:pPr>
    </w:lvl>
    <w:lvl w:ilvl="1" w:tplc="FFFFFFFF">
      <w:start w:val="600"/>
      <w:numFmt w:val="bullet"/>
      <w:lvlText w:val="-"/>
      <w:lvlJc w:val="left"/>
      <w:pPr>
        <w:tabs>
          <w:tab w:val="num" w:pos="1800"/>
        </w:tabs>
        <w:ind w:left="1800" w:hanging="360"/>
      </w:pPr>
      <w:rPr>
        <w:rFonts w:ascii="Times New Roman" w:eastAsia="Times New Roman" w:hAnsi="Times New Roman" w:cs="Times New Roman" w:hint="default"/>
      </w:rPr>
    </w:lvl>
    <w:lvl w:ilvl="2" w:tplc="FFFFFFFF">
      <w:start w:val="1"/>
      <w:numFmt w:val="lowerRoman"/>
      <w:lvlText w:val="%3."/>
      <w:lvlJc w:val="right"/>
      <w:pPr>
        <w:tabs>
          <w:tab w:val="num" w:pos="2520"/>
        </w:tabs>
        <w:ind w:left="2520" w:hanging="180"/>
      </w:pPr>
    </w:lvl>
    <w:lvl w:ilvl="3" w:tplc="10CCD9F2">
      <w:start w:val="1"/>
      <w:numFmt w:val="lowerLetter"/>
      <w:lvlText w:val="%4."/>
      <w:lvlJc w:val="left"/>
      <w:pPr>
        <w:ind w:left="3240" w:hanging="360"/>
      </w:pPr>
      <w:rPr>
        <w:rFonts w:hint="default"/>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4" w15:restartNumberingAfterBreak="0">
    <w:nsid w:val="0F945A3F"/>
    <w:multiLevelType w:val="hybridMultilevel"/>
    <w:tmpl w:val="FE907D4E"/>
    <w:lvl w:ilvl="0" w:tplc="7C983D12">
      <w:start w:val="1"/>
      <w:numFmt w:val="bullet"/>
      <w:lvlText w:val="•"/>
      <w:lvlJc w:val="left"/>
      <w:pPr>
        <w:tabs>
          <w:tab w:val="num" w:pos="360"/>
        </w:tabs>
        <w:ind w:left="360" w:hanging="360"/>
      </w:pPr>
      <w:rPr>
        <w:rFonts w:ascii="Arial" w:hAnsi="Arial" w:hint="default"/>
      </w:rPr>
    </w:lvl>
    <w:lvl w:ilvl="1" w:tplc="4704C44C">
      <w:start w:val="1"/>
      <w:numFmt w:val="bullet"/>
      <w:lvlText w:val="•"/>
      <w:lvlJc w:val="left"/>
      <w:pPr>
        <w:tabs>
          <w:tab w:val="num" w:pos="1080"/>
        </w:tabs>
        <w:ind w:left="1080" w:hanging="360"/>
      </w:pPr>
      <w:rPr>
        <w:rFonts w:ascii="Arial" w:hAnsi="Arial" w:hint="default"/>
      </w:rPr>
    </w:lvl>
    <w:lvl w:ilvl="2" w:tplc="1494ECF4">
      <w:start w:val="1"/>
      <w:numFmt w:val="bullet"/>
      <w:lvlText w:val="•"/>
      <w:lvlJc w:val="left"/>
      <w:pPr>
        <w:tabs>
          <w:tab w:val="num" w:pos="1800"/>
        </w:tabs>
        <w:ind w:left="1800" w:hanging="360"/>
      </w:pPr>
      <w:rPr>
        <w:rFonts w:ascii="Arial" w:hAnsi="Arial" w:hint="default"/>
      </w:rPr>
    </w:lvl>
    <w:lvl w:ilvl="3" w:tplc="FA0A00C2">
      <w:start w:val="1"/>
      <w:numFmt w:val="bullet"/>
      <w:lvlText w:val="•"/>
      <w:lvlJc w:val="left"/>
      <w:pPr>
        <w:tabs>
          <w:tab w:val="num" w:pos="2520"/>
        </w:tabs>
        <w:ind w:left="2520" w:hanging="360"/>
      </w:pPr>
      <w:rPr>
        <w:rFonts w:ascii="Arial" w:hAnsi="Arial" w:hint="default"/>
      </w:rPr>
    </w:lvl>
    <w:lvl w:ilvl="4" w:tplc="7DACC76A" w:tentative="1">
      <w:start w:val="1"/>
      <w:numFmt w:val="bullet"/>
      <w:lvlText w:val="•"/>
      <w:lvlJc w:val="left"/>
      <w:pPr>
        <w:tabs>
          <w:tab w:val="num" w:pos="3240"/>
        </w:tabs>
        <w:ind w:left="3240" w:hanging="360"/>
      </w:pPr>
      <w:rPr>
        <w:rFonts w:ascii="Arial" w:hAnsi="Arial" w:hint="default"/>
      </w:rPr>
    </w:lvl>
    <w:lvl w:ilvl="5" w:tplc="C72EAA26" w:tentative="1">
      <w:start w:val="1"/>
      <w:numFmt w:val="bullet"/>
      <w:lvlText w:val="•"/>
      <w:lvlJc w:val="left"/>
      <w:pPr>
        <w:tabs>
          <w:tab w:val="num" w:pos="3960"/>
        </w:tabs>
        <w:ind w:left="3960" w:hanging="360"/>
      </w:pPr>
      <w:rPr>
        <w:rFonts w:ascii="Arial" w:hAnsi="Arial" w:hint="default"/>
      </w:rPr>
    </w:lvl>
    <w:lvl w:ilvl="6" w:tplc="E49CC1F0" w:tentative="1">
      <w:start w:val="1"/>
      <w:numFmt w:val="bullet"/>
      <w:lvlText w:val="•"/>
      <w:lvlJc w:val="left"/>
      <w:pPr>
        <w:tabs>
          <w:tab w:val="num" w:pos="4680"/>
        </w:tabs>
        <w:ind w:left="4680" w:hanging="360"/>
      </w:pPr>
      <w:rPr>
        <w:rFonts w:ascii="Arial" w:hAnsi="Arial" w:hint="default"/>
      </w:rPr>
    </w:lvl>
    <w:lvl w:ilvl="7" w:tplc="859AF8EC" w:tentative="1">
      <w:start w:val="1"/>
      <w:numFmt w:val="bullet"/>
      <w:lvlText w:val="•"/>
      <w:lvlJc w:val="left"/>
      <w:pPr>
        <w:tabs>
          <w:tab w:val="num" w:pos="5400"/>
        </w:tabs>
        <w:ind w:left="5400" w:hanging="360"/>
      </w:pPr>
      <w:rPr>
        <w:rFonts w:ascii="Arial" w:hAnsi="Arial" w:hint="default"/>
      </w:rPr>
    </w:lvl>
    <w:lvl w:ilvl="8" w:tplc="31ACFCC8" w:tentative="1">
      <w:start w:val="1"/>
      <w:numFmt w:val="bullet"/>
      <w:lvlText w:val="•"/>
      <w:lvlJc w:val="left"/>
      <w:pPr>
        <w:tabs>
          <w:tab w:val="num" w:pos="6120"/>
        </w:tabs>
        <w:ind w:left="6120" w:hanging="360"/>
      </w:pPr>
      <w:rPr>
        <w:rFonts w:ascii="Arial" w:hAnsi="Arial" w:hint="default"/>
      </w:rPr>
    </w:lvl>
  </w:abstractNum>
  <w:abstractNum w:abstractNumId="5" w15:restartNumberingAfterBreak="0">
    <w:nsid w:val="11A0482D"/>
    <w:multiLevelType w:val="multilevel"/>
    <w:tmpl w:val="70EEDDC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C227920"/>
    <w:multiLevelType w:val="multilevel"/>
    <w:tmpl w:val="24B2417A"/>
    <w:lvl w:ilvl="0">
      <w:start w:val="1"/>
      <w:numFmt w:val="decimal"/>
      <w:lvlText w:val="%1."/>
      <w:lvlJc w:val="left"/>
      <w:pPr>
        <w:tabs>
          <w:tab w:val="num" w:pos="720"/>
        </w:tabs>
        <w:ind w:left="720" w:hanging="720"/>
      </w:pPr>
      <w:rPr>
        <w:rFonts w:ascii="Arial Bold" w:hAnsi="Arial Bold" w:hint="default"/>
        <w:b/>
        <w:i w:val="0"/>
        <w:caps w:val="0"/>
        <w:vanish w:val="0"/>
        <w:sz w:val="32"/>
      </w:rPr>
    </w:lvl>
    <w:lvl w:ilvl="1">
      <w:start w:val="1"/>
      <w:numFmt w:val="decimal"/>
      <w:lvlText w:val="%1.%2"/>
      <w:lvlJc w:val="left"/>
      <w:pPr>
        <w:tabs>
          <w:tab w:val="num" w:pos="720"/>
        </w:tabs>
        <w:ind w:left="720" w:hanging="720"/>
      </w:pPr>
      <w:rPr>
        <w:rFonts w:ascii="Arial Bold" w:hAnsi="Arial Bold" w:hint="default"/>
        <w:b w:val="0"/>
        <w:i w:val="0"/>
        <w:sz w:val="24"/>
        <w:u w:val="none"/>
      </w:rPr>
    </w:lvl>
    <w:lvl w:ilvl="2">
      <w:start w:val="1"/>
      <w:numFmt w:val="decimal"/>
      <w:lvlText w:val="%1.%2.%3"/>
      <w:lvlJc w:val="left"/>
      <w:pPr>
        <w:tabs>
          <w:tab w:val="num" w:pos="720"/>
        </w:tabs>
        <w:ind w:left="720" w:hanging="720"/>
      </w:pPr>
      <w:rPr>
        <w:rFonts w:ascii="Arial" w:hAnsi="Arial" w:hint="default"/>
        <w:b/>
        <w:i w:val="0"/>
        <w:sz w:val="19"/>
      </w:rPr>
    </w:lvl>
    <w:lvl w:ilvl="3">
      <w:start w:val="1"/>
      <w:numFmt w:val="lowerLetter"/>
      <w:lvlText w:val="(%4)"/>
      <w:lvlJc w:val="left"/>
      <w:pPr>
        <w:tabs>
          <w:tab w:val="num" w:pos="720"/>
        </w:tabs>
        <w:ind w:left="720" w:hanging="720"/>
      </w:pPr>
      <w:rPr>
        <w:rFonts w:hint="default"/>
      </w:rPr>
    </w:lvl>
    <w:lvl w:ilvl="4">
      <w:start w:val="1"/>
      <w:numFmt w:val="decimal"/>
      <w:lvlText w:val="%5."/>
      <w:lvlJc w:val="left"/>
      <w:pPr>
        <w:tabs>
          <w:tab w:val="num" w:pos="1440"/>
        </w:tabs>
        <w:ind w:left="1440" w:hanging="720"/>
      </w:pPr>
      <w:rPr>
        <w:rFonts w:hint="default"/>
      </w:rPr>
    </w:lvl>
    <w:lvl w:ilvl="5">
      <w:start w:val="1"/>
      <w:numFmt w:val="upperLetter"/>
      <w:lvlText w:val="%6."/>
      <w:lvlJc w:val="left"/>
      <w:pPr>
        <w:tabs>
          <w:tab w:val="num" w:pos="2160"/>
        </w:tabs>
        <w:ind w:left="2160" w:hanging="720"/>
      </w:pPr>
      <w:rPr>
        <w:rFonts w:hint="default"/>
      </w:rPr>
    </w:lvl>
    <w:lvl w:ilvl="6">
      <w:start w:val="1"/>
      <w:numFmt w:val="upperRoman"/>
      <w:lvlText w:val="%7."/>
      <w:lvlJc w:val="left"/>
      <w:pPr>
        <w:tabs>
          <w:tab w:val="num" w:pos="2880"/>
        </w:tabs>
        <w:ind w:left="2880" w:hanging="720"/>
      </w:pPr>
      <w:rPr>
        <w:rFonts w:hint="default"/>
      </w:rPr>
    </w:lvl>
    <w:lvl w:ilvl="7">
      <w:start w:val="1"/>
      <w:numFmt w:val="decimal"/>
      <w:lvlText w:val="(%8)"/>
      <w:lvlJc w:val="left"/>
      <w:pPr>
        <w:tabs>
          <w:tab w:val="num" w:pos="3600"/>
        </w:tabs>
        <w:ind w:left="3600" w:hanging="720"/>
      </w:pPr>
      <w:rPr>
        <w:rFonts w:hint="default"/>
      </w:rPr>
    </w:lvl>
    <w:lvl w:ilvl="8">
      <w:start w:val="2"/>
      <w:numFmt w:val="decimal"/>
      <w:lvlText w:val="%9."/>
      <w:lvlJc w:val="left"/>
      <w:pPr>
        <w:tabs>
          <w:tab w:val="num" w:pos="1531"/>
        </w:tabs>
        <w:ind w:left="1531" w:hanging="721"/>
      </w:pPr>
      <w:rPr>
        <w:rFonts w:hint="default"/>
      </w:rPr>
    </w:lvl>
  </w:abstractNum>
  <w:abstractNum w:abstractNumId="7" w15:restartNumberingAfterBreak="0">
    <w:nsid w:val="1E1A03DE"/>
    <w:multiLevelType w:val="multilevel"/>
    <w:tmpl w:val="2EB0998A"/>
    <w:lvl w:ilvl="0">
      <w:start w:val="1"/>
      <w:numFmt w:val="decimal"/>
      <w:lvlText w:val="%1."/>
      <w:lvlJc w:val="left"/>
      <w:pPr>
        <w:tabs>
          <w:tab w:val="num" w:pos="720"/>
        </w:tabs>
        <w:ind w:left="720" w:hanging="720"/>
      </w:pPr>
      <w:rPr>
        <w:rFonts w:ascii="Arial Bold" w:hAnsi="Arial Bold" w:hint="default"/>
        <w:b/>
        <w:i w:val="0"/>
        <w:caps w:val="0"/>
        <w:vanish w:val="0"/>
        <w:sz w:val="32"/>
      </w:rPr>
    </w:lvl>
    <w:lvl w:ilvl="1">
      <w:start w:val="1"/>
      <w:numFmt w:val="decimal"/>
      <w:lvlText w:val="%1.%2"/>
      <w:lvlJc w:val="left"/>
      <w:pPr>
        <w:tabs>
          <w:tab w:val="num" w:pos="720"/>
        </w:tabs>
        <w:ind w:left="720" w:hanging="720"/>
      </w:pPr>
      <w:rPr>
        <w:rFonts w:ascii="Arial Bold" w:hAnsi="Arial Bold" w:hint="default"/>
        <w:b w:val="0"/>
        <w:i w:val="0"/>
        <w:sz w:val="24"/>
        <w:u w:val="none"/>
      </w:rPr>
    </w:lvl>
    <w:lvl w:ilvl="2">
      <w:start w:val="1"/>
      <w:numFmt w:val="decimal"/>
      <w:lvlText w:val="%1.%2.%3"/>
      <w:lvlJc w:val="left"/>
      <w:pPr>
        <w:tabs>
          <w:tab w:val="num" w:pos="720"/>
        </w:tabs>
        <w:ind w:left="720" w:hanging="720"/>
      </w:pPr>
      <w:rPr>
        <w:rFonts w:ascii="Arial" w:hAnsi="Arial" w:hint="default"/>
        <w:b/>
        <w:i w:val="0"/>
        <w:sz w:val="19"/>
      </w:rPr>
    </w:lvl>
    <w:lvl w:ilvl="3">
      <w:start w:val="1"/>
      <w:numFmt w:val="lowerLetter"/>
      <w:lvlText w:val="(%4)"/>
      <w:lvlJc w:val="left"/>
      <w:pPr>
        <w:tabs>
          <w:tab w:val="num" w:pos="720"/>
        </w:tabs>
        <w:ind w:left="720" w:hanging="720"/>
      </w:pPr>
      <w:rPr>
        <w:rFonts w:hint="default"/>
      </w:rPr>
    </w:lvl>
    <w:lvl w:ilvl="4">
      <w:start w:val="1"/>
      <w:numFmt w:val="decimal"/>
      <w:lvlText w:val="%5."/>
      <w:lvlJc w:val="left"/>
      <w:pPr>
        <w:tabs>
          <w:tab w:val="num" w:pos="1440"/>
        </w:tabs>
        <w:ind w:left="1440" w:hanging="720"/>
      </w:pPr>
      <w:rPr>
        <w:rFonts w:hint="default"/>
        <w:sz w:val="20"/>
        <w:szCs w:val="20"/>
      </w:rPr>
    </w:lvl>
    <w:lvl w:ilvl="5">
      <w:start w:val="1"/>
      <w:numFmt w:val="lowerLetter"/>
      <w:lvlText w:val="%6."/>
      <w:lvlJc w:val="left"/>
      <w:pPr>
        <w:tabs>
          <w:tab w:val="num" w:pos="2160"/>
        </w:tabs>
        <w:ind w:left="2160" w:hanging="720"/>
      </w:pPr>
      <w:rPr>
        <w:rFonts w:hint="default"/>
      </w:rPr>
    </w:lvl>
    <w:lvl w:ilvl="6">
      <w:start w:val="1"/>
      <w:numFmt w:val="upperRoman"/>
      <w:lvlText w:val="%7."/>
      <w:lvlJc w:val="left"/>
      <w:pPr>
        <w:tabs>
          <w:tab w:val="num" w:pos="2880"/>
        </w:tabs>
        <w:ind w:left="2880" w:hanging="720"/>
      </w:pPr>
      <w:rPr>
        <w:rFonts w:hint="default"/>
      </w:rPr>
    </w:lvl>
    <w:lvl w:ilvl="7">
      <w:start w:val="1"/>
      <w:numFmt w:val="decimal"/>
      <w:lvlText w:val="(%8)"/>
      <w:lvlJc w:val="left"/>
      <w:pPr>
        <w:tabs>
          <w:tab w:val="num" w:pos="3600"/>
        </w:tabs>
        <w:ind w:left="3600" w:hanging="720"/>
      </w:pPr>
      <w:rPr>
        <w:rFonts w:hint="default"/>
      </w:rPr>
    </w:lvl>
    <w:lvl w:ilvl="8">
      <w:start w:val="2"/>
      <w:numFmt w:val="decimal"/>
      <w:lvlText w:val="%9."/>
      <w:lvlJc w:val="left"/>
      <w:pPr>
        <w:tabs>
          <w:tab w:val="num" w:pos="1531"/>
        </w:tabs>
        <w:ind w:left="1531" w:hanging="721"/>
      </w:pPr>
      <w:rPr>
        <w:rFonts w:hint="default"/>
      </w:rPr>
    </w:lvl>
  </w:abstractNum>
  <w:abstractNum w:abstractNumId="8" w15:restartNumberingAfterBreak="0">
    <w:nsid w:val="272502CF"/>
    <w:multiLevelType w:val="hybridMultilevel"/>
    <w:tmpl w:val="DE60C3AE"/>
    <w:lvl w:ilvl="0" w:tplc="A03E18F2">
      <w:start w:val="1"/>
      <w:numFmt w:val="bullet"/>
      <w:lvlText w:val="•"/>
      <w:lvlJc w:val="left"/>
      <w:pPr>
        <w:tabs>
          <w:tab w:val="num" w:pos="720"/>
        </w:tabs>
        <w:ind w:left="720" w:hanging="360"/>
      </w:pPr>
      <w:rPr>
        <w:rFonts w:ascii="Arial" w:hAnsi="Arial" w:hint="default"/>
      </w:rPr>
    </w:lvl>
    <w:lvl w:ilvl="1" w:tplc="570E3EA2">
      <w:start w:val="1"/>
      <w:numFmt w:val="bullet"/>
      <w:lvlText w:val="•"/>
      <w:lvlJc w:val="left"/>
      <w:pPr>
        <w:tabs>
          <w:tab w:val="num" w:pos="1440"/>
        </w:tabs>
        <w:ind w:left="1440" w:hanging="360"/>
      </w:pPr>
      <w:rPr>
        <w:rFonts w:ascii="Arial" w:hAnsi="Arial" w:hint="default"/>
      </w:rPr>
    </w:lvl>
    <w:lvl w:ilvl="2" w:tplc="179E8A6A" w:tentative="1">
      <w:start w:val="1"/>
      <w:numFmt w:val="bullet"/>
      <w:lvlText w:val="•"/>
      <w:lvlJc w:val="left"/>
      <w:pPr>
        <w:tabs>
          <w:tab w:val="num" w:pos="2160"/>
        </w:tabs>
        <w:ind w:left="2160" w:hanging="360"/>
      </w:pPr>
      <w:rPr>
        <w:rFonts w:ascii="Arial" w:hAnsi="Arial" w:hint="default"/>
      </w:rPr>
    </w:lvl>
    <w:lvl w:ilvl="3" w:tplc="7F7429EA" w:tentative="1">
      <w:start w:val="1"/>
      <w:numFmt w:val="bullet"/>
      <w:lvlText w:val="•"/>
      <w:lvlJc w:val="left"/>
      <w:pPr>
        <w:tabs>
          <w:tab w:val="num" w:pos="2880"/>
        </w:tabs>
        <w:ind w:left="2880" w:hanging="360"/>
      </w:pPr>
      <w:rPr>
        <w:rFonts w:ascii="Arial" w:hAnsi="Arial" w:hint="default"/>
      </w:rPr>
    </w:lvl>
    <w:lvl w:ilvl="4" w:tplc="5E2ADA26" w:tentative="1">
      <w:start w:val="1"/>
      <w:numFmt w:val="bullet"/>
      <w:lvlText w:val="•"/>
      <w:lvlJc w:val="left"/>
      <w:pPr>
        <w:tabs>
          <w:tab w:val="num" w:pos="3600"/>
        </w:tabs>
        <w:ind w:left="3600" w:hanging="360"/>
      </w:pPr>
      <w:rPr>
        <w:rFonts w:ascii="Arial" w:hAnsi="Arial" w:hint="default"/>
      </w:rPr>
    </w:lvl>
    <w:lvl w:ilvl="5" w:tplc="A18E59E0" w:tentative="1">
      <w:start w:val="1"/>
      <w:numFmt w:val="bullet"/>
      <w:lvlText w:val="•"/>
      <w:lvlJc w:val="left"/>
      <w:pPr>
        <w:tabs>
          <w:tab w:val="num" w:pos="4320"/>
        </w:tabs>
        <w:ind w:left="4320" w:hanging="360"/>
      </w:pPr>
      <w:rPr>
        <w:rFonts w:ascii="Arial" w:hAnsi="Arial" w:hint="default"/>
      </w:rPr>
    </w:lvl>
    <w:lvl w:ilvl="6" w:tplc="43FEF932" w:tentative="1">
      <w:start w:val="1"/>
      <w:numFmt w:val="bullet"/>
      <w:lvlText w:val="•"/>
      <w:lvlJc w:val="left"/>
      <w:pPr>
        <w:tabs>
          <w:tab w:val="num" w:pos="5040"/>
        </w:tabs>
        <w:ind w:left="5040" w:hanging="360"/>
      </w:pPr>
      <w:rPr>
        <w:rFonts w:ascii="Arial" w:hAnsi="Arial" w:hint="default"/>
      </w:rPr>
    </w:lvl>
    <w:lvl w:ilvl="7" w:tplc="7CBA63D4" w:tentative="1">
      <w:start w:val="1"/>
      <w:numFmt w:val="bullet"/>
      <w:lvlText w:val="•"/>
      <w:lvlJc w:val="left"/>
      <w:pPr>
        <w:tabs>
          <w:tab w:val="num" w:pos="5760"/>
        </w:tabs>
        <w:ind w:left="5760" w:hanging="360"/>
      </w:pPr>
      <w:rPr>
        <w:rFonts w:ascii="Arial" w:hAnsi="Arial" w:hint="default"/>
      </w:rPr>
    </w:lvl>
    <w:lvl w:ilvl="8" w:tplc="272E547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81A2BEA"/>
    <w:multiLevelType w:val="hybridMultilevel"/>
    <w:tmpl w:val="E580F3C4"/>
    <w:lvl w:ilvl="0" w:tplc="3E966EA6">
      <w:start w:val="1"/>
      <w:numFmt w:val="bullet"/>
      <w:lvlText w:val="•"/>
      <w:lvlJc w:val="left"/>
      <w:pPr>
        <w:tabs>
          <w:tab w:val="num" w:pos="720"/>
        </w:tabs>
        <w:ind w:left="720" w:hanging="360"/>
      </w:pPr>
      <w:rPr>
        <w:rFonts w:ascii="Arial" w:hAnsi="Arial" w:hint="default"/>
      </w:rPr>
    </w:lvl>
    <w:lvl w:ilvl="1" w:tplc="38FC6C02">
      <w:numFmt w:val="bullet"/>
      <w:lvlText w:val="•"/>
      <w:lvlJc w:val="left"/>
      <w:pPr>
        <w:tabs>
          <w:tab w:val="num" w:pos="1440"/>
        </w:tabs>
        <w:ind w:left="1440" w:hanging="360"/>
      </w:pPr>
      <w:rPr>
        <w:rFonts w:ascii="Arial" w:hAnsi="Arial" w:hint="default"/>
      </w:rPr>
    </w:lvl>
    <w:lvl w:ilvl="2" w:tplc="013C9964" w:tentative="1">
      <w:start w:val="1"/>
      <w:numFmt w:val="bullet"/>
      <w:lvlText w:val="•"/>
      <w:lvlJc w:val="left"/>
      <w:pPr>
        <w:tabs>
          <w:tab w:val="num" w:pos="2160"/>
        </w:tabs>
        <w:ind w:left="2160" w:hanging="360"/>
      </w:pPr>
      <w:rPr>
        <w:rFonts w:ascii="Arial" w:hAnsi="Arial" w:hint="default"/>
      </w:rPr>
    </w:lvl>
    <w:lvl w:ilvl="3" w:tplc="41248270" w:tentative="1">
      <w:start w:val="1"/>
      <w:numFmt w:val="bullet"/>
      <w:lvlText w:val="•"/>
      <w:lvlJc w:val="left"/>
      <w:pPr>
        <w:tabs>
          <w:tab w:val="num" w:pos="2880"/>
        </w:tabs>
        <w:ind w:left="2880" w:hanging="360"/>
      </w:pPr>
      <w:rPr>
        <w:rFonts w:ascii="Arial" w:hAnsi="Arial" w:hint="default"/>
      </w:rPr>
    </w:lvl>
    <w:lvl w:ilvl="4" w:tplc="655E4242" w:tentative="1">
      <w:start w:val="1"/>
      <w:numFmt w:val="bullet"/>
      <w:lvlText w:val="•"/>
      <w:lvlJc w:val="left"/>
      <w:pPr>
        <w:tabs>
          <w:tab w:val="num" w:pos="3600"/>
        </w:tabs>
        <w:ind w:left="3600" w:hanging="360"/>
      </w:pPr>
      <w:rPr>
        <w:rFonts w:ascii="Arial" w:hAnsi="Arial" w:hint="default"/>
      </w:rPr>
    </w:lvl>
    <w:lvl w:ilvl="5" w:tplc="3CD4F57C" w:tentative="1">
      <w:start w:val="1"/>
      <w:numFmt w:val="bullet"/>
      <w:lvlText w:val="•"/>
      <w:lvlJc w:val="left"/>
      <w:pPr>
        <w:tabs>
          <w:tab w:val="num" w:pos="4320"/>
        </w:tabs>
        <w:ind w:left="4320" w:hanging="360"/>
      </w:pPr>
      <w:rPr>
        <w:rFonts w:ascii="Arial" w:hAnsi="Arial" w:hint="default"/>
      </w:rPr>
    </w:lvl>
    <w:lvl w:ilvl="6" w:tplc="4162AE4E" w:tentative="1">
      <w:start w:val="1"/>
      <w:numFmt w:val="bullet"/>
      <w:lvlText w:val="•"/>
      <w:lvlJc w:val="left"/>
      <w:pPr>
        <w:tabs>
          <w:tab w:val="num" w:pos="5040"/>
        </w:tabs>
        <w:ind w:left="5040" w:hanging="360"/>
      </w:pPr>
      <w:rPr>
        <w:rFonts w:ascii="Arial" w:hAnsi="Arial" w:hint="default"/>
      </w:rPr>
    </w:lvl>
    <w:lvl w:ilvl="7" w:tplc="5D62CB3C" w:tentative="1">
      <w:start w:val="1"/>
      <w:numFmt w:val="bullet"/>
      <w:lvlText w:val="•"/>
      <w:lvlJc w:val="left"/>
      <w:pPr>
        <w:tabs>
          <w:tab w:val="num" w:pos="5760"/>
        </w:tabs>
        <w:ind w:left="5760" w:hanging="360"/>
      </w:pPr>
      <w:rPr>
        <w:rFonts w:ascii="Arial" w:hAnsi="Arial" w:hint="default"/>
      </w:rPr>
    </w:lvl>
    <w:lvl w:ilvl="8" w:tplc="5E10F14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947CB5D"/>
    <w:multiLevelType w:val="hybridMultilevel"/>
    <w:tmpl w:val="92148EA4"/>
    <w:lvl w:ilvl="0" w:tplc="9C76E320">
      <w:start w:val="1"/>
      <w:numFmt w:val="bullet"/>
      <w:lvlText w:val=""/>
      <w:lvlJc w:val="left"/>
      <w:pPr>
        <w:ind w:left="720" w:hanging="360"/>
      </w:pPr>
      <w:rPr>
        <w:rFonts w:ascii="Symbol" w:hAnsi="Symbol" w:hint="default"/>
      </w:rPr>
    </w:lvl>
    <w:lvl w:ilvl="1" w:tplc="F70060C2">
      <w:start w:val="1"/>
      <w:numFmt w:val="bullet"/>
      <w:lvlText w:val="o"/>
      <w:lvlJc w:val="left"/>
      <w:pPr>
        <w:ind w:left="1440" w:hanging="360"/>
      </w:pPr>
      <w:rPr>
        <w:rFonts w:ascii="Courier New" w:hAnsi="Courier New" w:hint="default"/>
      </w:rPr>
    </w:lvl>
    <w:lvl w:ilvl="2" w:tplc="5F56BF58">
      <w:start w:val="1"/>
      <w:numFmt w:val="bullet"/>
      <w:lvlText w:val=""/>
      <w:lvlJc w:val="left"/>
      <w:pPr>
        <w:ind w:left="2160" w:hanging="360"/>
      </w:pPr>
      <w:rPr>
        <w:rFonts w:ascii="Wingdings" w:hAnsi="Wingdings" w:hint="default"/>
      </w:rPr>
    </w:lvl>
    <w:lvl w:ilvl="3" w:tplc="084E1022">
      <w:start w:val="1"/>
      <w:numFmt w:val="bullet"/>
      <w:lvlText w:val=""/>
      <w:lvlJc w:val="left"/>
      <w:pPr>
        <w:ind w:left="2880" w:hanging="360"/>
      </w:pPr>
      <w:rPr>
        <w:rFonts w:ascii="Symbol" w:hAnsi="Symbol" w:hint="default"/>
      </w:rPr>
    </w:lvl>
    <w:lvl w:ilvl="4" w:tplc="2C2E2CA2">
      <w:start w:val="1"/>
      <w:numFmt w:val="bullet"/>
      <w:lvlText w:val="o"/>
      <w:lvlJc w:val="left"/>
      <w:pPr>
        <w:ind w:left="3600" w:hanging="360"/>
      </w:pPr>
      <w:rPr>
        <w:rFonts w:ascii="Courier New" w:hAnsi="Courier New" w:hint="default"/>
      </w:rPr>
    </w:lvl>
    <w:lvl w:ilvl="5" w:tplc="A300E6D8">
      <w:start w:val="1"/>
      <w:numFmt w:val="bullet"/>
      <w:lvlText w:val=""/>
      <w:lvlJc w:val="left"/>
      <w:pPr>
        <w:ind w:left="4320" w:hanging="360"/>
      </w:pPr>
      <w:rPr>
        <w:rFonts w:ascii="Wingdings" w:hAnsi="Wingdings" w:hint="default"/>
      </w:rPr>
    </w:lvl>
    <w:lvl w:ilvl="6" w:tplc="87A0B090">
      <w:start w:val="1"/>
      <w:numFmt w:val="bullet"/>
      <w:lvlText w:val=""/>
      <w:lvlJc w:val="left"/>
      <w:pPr>
        <w:ind w:left="5040" w:hanging="360"/>
      </w:pPr>
      <w:rPr>
        <w:rFonts w:ascii="Symbol" w:hAnsi="Symbol" w:hint="default"/>
      </w:rPr>
    </w:lvl>
    <w:lvl w:ilvl="7" w:tplc="F1F61E40">
      <w:start w:val="1"/>
      <w:numFmt w:val="bullet"/>
      <w:lvlText w:val="o"/>
      <w:lvlJc w:val="left"/>
      <w:pPr>
        <w:ind w:left="5760" w:hanging="360"/>
      </w:pPr>
      <w:rPr>
        <w:rFonts w:ascii="Courier New" w:hAnsi="Courier New" w:hint="default"/>
      </w:rPr>
    </w:lvl>
    <w:lvl w:ilvl="8" w:tplc="DFF6A33C">
      <w:start w:val="1"/>
      <w:numFmt w:val="bullet"/>
      <w:lvlText w:val=""/>
      <w:lvlJc w:val="left"/>
      <w:pPr>
        <w:ind w:left="6480" w:hanging="360"/>
      </w:pPr>
      <w:rPr>
        <w:rFonts w:ascii="Wingdings" w:hAnsi="Wingdings" w:hint="default"/>
      </w:rPr>
    </w:lvl>
  </w:abstractNum>
  <w:abstractNum w:abstractNumId="11" w15:restartNumberingAfterBreak="0">
    <w:nsid w:val="2CCF34B3"/>
    <w:multiLevelType w:val="hybridMultilevel"/>
    <w:tmpl w:val="F0466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892DAE"/>
    <w:multiLevelType w:val="hybridMultilevel"/>
    <w:tmpl w:val="6C22E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0060FF7"/>
    <w:multiLevelType w:val="hybridMultilevel"/>
    <w:tmpl w:val="3AC29108"/>
    <w:lvl w:ilvl="0" w:tplc="786AE734">
      <w:start w:val="1"/>
      <w:numFmt w:val="bullet"/>
      <w:lvlText w:val="•"/>
      <w:lvlJc w:val="left"/>
      <w:pPr>
        <w:tabs>
          <w:tab w:val="num" w:pos="720"/>
        </w:tabs>
        <w:ind w:left="720" w:hanging="360"/>
      </w:pPr>
      <w:rPr>
        <w:rFonts w:ascii="Arial" w:hAnsi="Arial" w:hint="default"/>
      </w:rPr>
    </w:lvl>
    <w:lvl w:ilvl="1" w:tplc="7BA62EF6">
      <w:start w:val="1"/>
      <w:numFmt w:val="bullet"/>
      <w:lvlText w:val="•"/>
      <w:lvlJc w:val="left"/>
      <w:pPr>
        <w:tabs>
          <w:tab w:val="num" w:pos="1440"/>
        </w:tabs>
        <w:ind w:left="1440" w:hanging="360"/>
      </w:pPr>
      <w:rPr>
        <w:rFonts w:ascii="Arial" w:hAnsi="Arial" w:hint="default"/>
      </w:rPr>
    </w:lvl>
    <w:lvl w:ilvl="2" w:tplc="F0B29D70">
      <w:numFmt w:val="bullet"/>
      <w:lvlText w:val="•"/>
      <w:lvlJc w:val="left"/>
      <w:pPr>
        <w:tabs>
          <w:tab w:val="num" w:pos="2160"/>
        </w:tabs>
        <w:ind w:left="2160" w:hanging="360"/>
      </w:pPr>
      <w:rPr>
        <w:rFonts w:ascii="Arial" w:hAnsi="Arial" w:hint="default"/>
      </w:rPr>
    </w:lvl>
    <w:lvl w:ilvl="3" w:tplc="4C84B8C0" w:tentative="1">
      <w:start w:val="1"/>
      <w:numFmt w:val="bullet"/>
      <w:lvlText w:val="•"/>
      <w:lvlJc w:val="left"/>
      <w:pPr>
        <w:tabs>
          <w:tab w:val="num" w:pos="2880"/>
        </w:tabs>
        <w:ind w:left="2880" w:hanging="360"/>
      </w:pPr>
      <w:rPr>
        <w:rFonts w:ascii="Arial" w:hAnsi="Arial" w:hint="default"/>
      </w:rPr>
    </w:lvl>
    <w:lvl w:ilvl="4" w:tplc="4DF28A76" w:tentative="1">
      <w:start w:val="1"/>
      <w:numFmt w:val="bullet"/>
      <w:lvlText w:val="•"/>
      <w:lvlJc w:val="left"/>
      <w:pPr>
        <w:tabs>
          <w:tab w:val="num" w:pos="3600"/>
        </w:tabs>
        <w:ind w:left="3600" w:hanging="360"/>
      </w:pPr>
      <w:rPr>
        <w:rFonts w:ascii="Arial" w:hAnsi="Arial" w:hint="default"/>
      </w:rPr>
    </w:lvl>
    <w:lvl w:ilvl="5" w:tplc="656068D4" w:tentative="1">
      <w:start w:val="1"/>
      <w:numFmt w:val="bullet"/>
      <w:lvlText w:val="•"/>
      <w:lvlJc w:val="left"/>
      <w:pPr>
        <w:tabs>
          <w:tab w:val="num" w:pos="4320"/>
        </w:tabs>
        <w:ind w:left="4320" w:hanging="360"/>
      </w:pPr>
      <w:rPr>
        <w:rFonts w:ascii="Arial" w:hAnsi="Arial" w:hint="default"/>
      </w:rPr>
    </w:lvl>
    <w:lvl w:ilvl="6" w:tplc="FBFCAF20" w:tentative="1">
      <w:start w:val="1"/>
      <w:numFmt w:val="bullet"/>
      <w:lvlText w:val="•"/>
      <w:lvlJc w:val="left"/>
      <w:pPr>
        <w:tabs>
          <w:tab w:val="num" w:pos="5040"/>
        </w:tabs>
        <w:ind w:left="5040" w:hanging="360"/>
      </w:pPr>
      <w:rPr>
        <w:rFonts w:ascii="Arial" w:hAnsi="Arial" w:hint="default"/>
      </w:rPr>
    </w:lvl>
    <w:lvl w:ilvl="7" w:tplc="0D001394" w:tentative="1">
      <w:start w:val="1"/>
      <w:numFmt w:val="bullet"/>
      <w:lvlText w:val="•"/>
      <w:lvlJc w:val="left"/>
      <w:pPr>
        <w:tabs>
          <w:tab w:val="num" w:pos="5760"/>
        </w:tabs>
        <w:ind w:left="5760" w:hanging="360"/>
      </w:pPr>
      <w:rPr>
        <w:rFonts w:ascii="Arial" w:hAnsi="Arial" w:hint="default"/>
      </w:rPr>
    </w:lvl>
    <w:lvl w:ilvl="8" w:tplc="521C512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30A4B0C"/>
    <w:multiLevelType w:val="multilevel"/>
    <w:tmpl w:val="9848831E"/>
    <w:lvl w:ilvl="0">
      <w:start w:val="1"/>
      <w:numFmt w:val="decimal"/>
      <w:lvlText w:val="%1."/>
      <w:lvlJc w:val="left"/>
      <w:pPr>
        <w:tabs>
          <w:tab w:val="num" w:pos="720"/>
        </w:tabs>
        <w:ind w:left="720" w:hanging="720"/>
      </w:pPr>
      <w:rPr>
        <w:rFonts w:ascii="Arial Bold" w:hAnsi="Arial Bold" w:hint="default"/>
        <w:b/>
        <w:i w:val="0"/>
        <w:caps w:val="0"/>
        <w:vanish w:val="0"/>
        <w:sz w:val="32"/>
      </w:rPr>
    </w:lvl>
    <w:lvl w:ilvl="1">
      <w:start w:val="1"/>
      <w:numFmt w:val="decimal"/>
      <w:lvlText w:val="%1.%2"/>
      <w:lvlJc w:val="left"/>
      <w:pPr>
        <w:tabs>
          <w:tab w:val="num" w:pos="720"/>
        </w:tabs>
        <w:ind w:left="720" w:hanging="720"/>
      </w:pPr>
      <w:rPr>
        <w:rFonts w:ascii="Arial Bold" w:hAnsi="Arial Bold" w:hint="default"/>
        <w:b w:val="0"/>
        <w:i w:val="0"/>
        <w:sz w:val="24"/>
        <w:u w:val="none"/>
      </w:rPr>
    </w:lvl>
    <w:lvl w:ilvl="2">
      <w:start w:val="1"/>
      <w:numFmt w:val="decimal"/>
      <w:lvlText w:val="%1.%2.%3"/>
      <w:lvlJc w:val="left"/>
      <w:pPr>
        <w:tabs>
          <w:tab w:val="num" w:pos="720"/>
        </w:tabs>
        <w:ind w:left="720" w:hanging="720"/>
      </w:pPr>
      <w:rPr>
        <w:rFonts w:ascii="Arial" w:hAnsi="Arial" w:hint="default"/>
        <w:b/>
        <w:i w:val="0"/>
        <w:sz w:val="19"/>
      </w:rPr>
    </w:lvl>
    <w:lvl w:ilvl="3">
      <w:start w:val="1"/>
      <w:numFmt w:val="lowerLetter"/>
      <w:lvlText w:val="(%4)"/>
      <w:lvlJc w:val="left"/>
      <w:pPr>
        <w:tabs>
          <w:tab w:val="num" w:pos="720"/>
        </w:tabs>
        <w:ind w:left="720" w:hanging="720"/>
      </w:pPr>
      <w:rPr>
        <w:rFonts w:hint="default"/>
      </w:rPr>
    </w:lvl>
    <w:lvl w:ilvl="4">
      <w:start w:val="1"/>
      <w:numFmt w:val="decimal"/>
      <w:lvlText w:val="%5."/>
      <w:lvlJc w:val="left"/>
      <w:pPr>
        <w:tabs>
          <w:tab w:val="num" w:pos="1440"/>
        </w:tabs>
        <w:ind w:left="1440" w:hanging="720"/>
      </w:pPr>
      <w:rPr>
        <w:rFonts w:hint="default"/>
        <w:sz w:val="20"/>
        <w:szCs w:val="20"/>
      </w:rPr>
    </w:lvl>
    <w:lvl w:ilvl="5">
      <w:start w:val="1"/>
      <w:numFmt w:val="lowerLetter"/>
      <w:lvlText w:val="%6."/>
      <w:lvlJc w:val="left"/>
      <w:pPr>
        <w:tabs>
          <w:tab w:val="num" w:pos="2160"/>
        </w:tabs>
        <w:ind w:left="2160" w:hanging="720"/>
      </w:pPr>
      <w:rPr>
        <w:rFonts w:hint="default"/>
      </w:rPr>
    </w:lvl>
    <w:lvl w:ilvl="6">
      <w:start w:val="1"/>
      <w:numFmt w:val="upperRoman"/>
      <w:lvlText w:val="%7."/>
      <w:lvlJc w:val="left"/>
      <w:pPr>
        <w:tabs>
          <w:tab w:val="num" w:pos="2880"/>
        </w:tabs>
        <w:ind w:left="2880" w:hanging="720"/>
      </w:pPr>
      <w:rPr>
        <w:rFonts w:hint="default"/>
      </w:rPr>
    </w:lvl>
    <w:lvl w:ilvl="7">
      <w:start w:val="1"/>
      <w:numFmt w:val="decimal"/>
      <w:lvlText w:val="(%8)"/>
      <w:lvlJc w:val="left"/>
      <w:pPr>
        <w:tabs>
          <w:tab w:val="num" w:pos="3600"/>
        </w:tabs>
        <w:ind w:left="3600" w:hanging="720"/>
      </w:pPr>
      <w:rPr>
        <w:rFonts w:hint="default"/>
      </w:rPr>
    </w:lvl>
    <w:lvl w:ilvl="8">
      <w:start w:val="2"/>
      <w:numFmt w:val="decimal"/>
      <w:lvlText w:val="%9."/>
      <w:lvlJc w:val="left"/>
      <w:pPr>
        <w:tabs>
          <w:tab w:val="num" w:pos="1531"/>
        </w:tabs>
        <w:ind w:left="1531" w:hanging="721"/>
      </w:pPr>
      <w:rPr>
        <w:rFonts w:hint="default"/>
      </w:rPr>
    </w:lvl>
  </w:abstractNum>
  <w:abstractNum w:abstractNumId="15" w15:restartNumberingAfterBreak="0">
    <w:nsid w:val="398D131A"/>
    <w:multiLevelType w:val="multilevel"/>
    <w:tmpl w:val="1A06C118"/>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sz w:val="20"/>
        <w:szCs w:val="20"/>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3CE25E74"/>
    <w:multiLevelType w:val="hybridMultilevel"/>
    <w:tmpl w:val="AEBC01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95D430F"/>
    <w:multiLevelType w:val="hybridMultilevel"/>
    <w:tmpl w:val="CEECECE4"/>
    <w:lvl w:ilvl="0" w:tplc="ADF2A1F8">
      <w:start w:val="1"/>
      <w:numFmt w:val="bullet"/>
      <w:lvlText w:val="•"/>
      <w:lvlJc w:val="left"/>
      <w:pPr>
        <w:tabs>
          <w:tab w:val="num" w:pos="720"/>
        </w:tabs>
        <w:ind w:left="720" w:hanging="360"/>
      </w:pPr>
      <w:rPr>
        <w:rFonts w:ascii="Arial" w:hAnsi="Arial" w:hint="default"/>
      </w:rPr>
    </w:lvl>
    <w:lvl w:ilvl="1" w:tplc="198C608A" w:tentative="1">
      <w:start w:val="1"/>
      <w:numFmt w:val="bullet"/>
      <w:lvlText w:val="•"/>
      <w:lvlJc w:val="left"/>
      <w:pPr>
        <w:tabs>
          <w:tab w:val="num" w:pos="1440"/>
        </w:tabs>
        <w:ind w:left="1440" w:hanging="360"/>
      </w:pPr>
      <w:rPr>
        <w:rFonts w:ascii="Arial" w:hAnsi="Arial" w:hint="default"/>
      </w:rPr>
    </w:lvl>
    <w:lvl w:ilvl="2" w:tplc="29F85778" w:tentative="1">
      <w:start w:val="1"/>
      <w:numFmt w:val="bullet"/>
      <w:lvlText w:val="•"/>
      <w:lvlJc w:val="left"/>
      <w:pPr>
        <w:tabs>
          <w:tab w:val="num" w:pos="2160"/>
        </w:tabs>
        <w:ind w:left="2160" w:hanging="360"/>
      </w:pPr>
      <w:rPr>
        <w:rFonts w:ascii="Arial" w:hAnsi="Arial" w:hint="default"/>
      </w:rPr>
    </w:lvl>
    <w:lvl w:ilvl="3" w:tplc="FFC27A58" w:tentative="1">
      <w:start w:val="1"/>
      <w:numFmt w:val="bullet"/>
      <w:lvlText w:val="•"/>
      <w:lvlJc w:val="left"/>
      <w:pPr>
        <w:tabs>
          <w:tab w:val="num" w:pos="2880"/>
        </w:tabs>
        <w:ind w:left="2880" w:hanging="360"/>
      </w:pPr>
      <w:rPr>
        <w:rFonts w:ascii="Arial" w:hAnsi="Arial" w:hint="default"/>
      </w:rPr>
    </w:lvl>
    <w:lvl w:ilvl="4" w:tplc="25128592" w:tentative="1">
      <w:start w:val="1"/>
      <w:numFmt w:val="bullet"/>
      <w:lvlText w:val="•"/>
      <w:lvlJc w:val="left"/>
      <w:pPr>
        <w:tabs>
          <w:tab w:val="num" w:pos="3600"/>
        </w:tabs>
        <w:ind w:left="3600" w:hanging="360"/>
      </w:pPr>
      <w:rPr>
        <w:rFonts w:ascii="Arial" w:hAnsi="Arial" w:hint="default"/>
      </w:rPr>
    </w:lvl>
    <w:lvl w:ilvl="5" w:tplc="CAF001E0" w:tentative="1">
      <w:start w:val="1"/>
      <w:numFmt w:val="bullet"/>
      <w:lvlText w:val="•"/>
      <w:lvlJc w:val="left"/>
      <w:pPr>
        <w:tabs>
          <w:tab w:val="num" w:pos="4320"/>
        </w:tabs>
        <w:ind w:left="4320" w:hanging="360"/>
      </w:pPr>
      <w:rPr>
        <w:rFonts w:ascii="Arial" w:hAnsi="Arial" w:hint="default"/>
      </w:rPr>
    </w:lvl>
    <w:lvl w:ilvl="6" w:tplc="5262D880" w:tentative="1">
      <w:start w:val="1"/>
      <w:numFmt w:val="bullet"/>
      <w:lvlText w:val="•"/>
      <w:lvlJc w:val="left"/>
      <w:pPr>
        <w:tabs>
          <w:tab w:val="num" w:pos="5040"/>
        </w:tabs>
        <w:ind w:left="5040" w:hanging="360"/>
      </w:pPr>
      <w:rPr>
        <w:rFonts w:ascii="Arial" w:hAnsi="Arial" w:hint="default"/>
      </w:rPr>
    </w:lvl>
    <w:lvl w:ilvl="7" w:tplc="290E673A" w:tentative="1">
      <w:start w:val="1"/>
      <w:numFmt w:val="bullet"/>
      <w:lvlText w:val="•"/>
      <w:lvlJc w:val="left"/>
      <w:pPr>
        <w:tabs>
          <w:tab w:val="num" w:pos="5760"/>
        </w:tabs>
        <w:ind w:left="5760" w:hanging="360"/>
      </w:pPr>
      <w:rPr>
        <w:rFonts w:ascii="Arial" w:hAnsi="Arial" w:hint="default"/>
      </w:rPr>
    </w:lvl>
    <w:lvl w:ilvl="8" w:tplc="AD42709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D3A694E"/>
    <w:multiLevelType w:val="hybridMultilevel"/>
    <w:tmpl w:val="51ACB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0E23E9"/>
    <w:multiLevelType w:val="hybridMultilevel"/>
    <w:tmpl w:val="B406D9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FA2323"/>
    <w:multiLevelType w:val="multilevel"/>
    <w:tmpl w:val="477244DE"/>
    <w:lvl w:ilvl="0">
      <w:start w:val="1"/>
      <w:numFmt w:val="decimal"/>
      <w:lvlText w:val="%1."/>
      <w:lvlJc w:val="left"/>
      <w:pPr>
        <w:tabs>
          <w:tab w:val="num" w:pos="720"/>
        </w:tabs>
        <w:ind w:left="720" w:hanging="720"/>
      </w:pPr>
      <w:rPr>
        <w:rFonts w:ascii="Arial Bold" w:hAnsi="Arial Bold" w:hint="default"/>
        <w:b/>
        <w:i w:val="0"/>
        <w:caps w:val="0"/>
        <w:vanish w:val="0"/>
        <w:sz w:val="32"/>
      </w:rPr>
    </w:lvl>
    <w:lvl w:ilvl="1">
      <w:start w:val="1"/>
      <w:numFmt w:val="decimal"/>
      <w:lvlText w:val="%1.%2"/>
      <w:lvlJc w:val="left"/>
      <w:pPr>
        <w:tabs>
          <w:tab w:val="num" w:pos="720"/>
        </w:tabs>
        <w:ind w:left="720" w:hanging="720"/>
      </w:pPr>
      <w:rPr>
        <w:rFonts w:ascii="Arial Bold" w:hAnsi="Arial Bold" w:hint="default"/>
        <w:b w:val="0"/>
        <w:i w:val="0"/>
        <w:sz w:val="24"/>
        <w:u w:val="none"/>
      </w:rPr>
    </w:lvl>
    <w:lvl w:ilvl="2">
      <w:start w:val="1"/>
      <w:numFmt w:val="decimal"/>
      <w:lvlText w:val="%1.%2.%3"/>
      <w:lvlJc w:val="left"/>
      <w:pPr>
        <w:tabs>
          <w:tab w:val="num" w:pos="720"/>
        </w:tabs>
        <w:ind w:left="720" w:hanging="720"/>
      </w:pPr>
      <w:rPr>
        <w:rFonts w:ascii="Arial" w:hAnsi="Arial" w:hint="default"/>
        <w:b/>
        <w:i w:val="0"/>
        <w:sz w:val="19"/>
      </w:rPr>
    </w:lvl>
    <w:lvl w:ilvl="3">
      <w:start w:val="1"/>
      <w:numFmt w:val="lowerLetter"/>
      <w:lvlText w:val="(%4)"/>
      <w:lvlJc w:val="left"/>
      <w:pPr>
        <w:tabs>
          <w:tab w:val="num" w:pos="720"/>
        </w:tabs>
        <w:ind w:left="720" w:hanging="720"/>
      </w:pPr>
      <w:rPr>
        <w:rFonts w:hint="default"/>
      </w:rPr>
    </w:lvl>
    <w:lvl w:ilvl="4">
      <w:start w:val="1"/>
      <w:numFmt w:val="lowerLetter"/>
      <w:lvlText w:val="%5."/>
      <w:lvlJc w:val="left"/>
      <w:pPr>
        <w:tabs>
          <w:tab w:val="num" w:pos="1440"/>
        </w:tabs>
        <w:ind w:left="1440" w:hanging="720"/>
      </w:pPr>
      <w:rPr>
        <w:rFonts w:hint="default"/>
        <w:sz w:val="20"/>
        <w:szCs w:val="20"/>
      </w:rPr>
    </w:lvl>
    <w:lvl w:ilvl="5">
      <w:start w:val="1"/>
      <w:numFmt w:val="upperLetter"/>
      <w:lvlText w:val="%6."/>
      <w:lvlJc w:val="left"/>
      <w:pPr>
        <w:tabs>
          <w:tab w:val="num" w:pos="2160"/>
        </w:tabs>
        <w:ind w:left="2160" w:hanging="720"/>
      </w:pPr>
      <w:rPr>
        <w:rFonts w:hint="default"/>
      </w:rPr>
    </w:lvl>
    <w:lvl w:ilvl="6">
      <w:start w:val="1"/>
      <w:numFmt w:val="upperRoman"/>
      <w:lvlText w:val="%7."/>
      <w:lvlJc w:val="left"/>
      <w:pPr>
        <w:tabs>
          <w:tab w:val="num" w:pos="2880"/>
        </w:tabs>
        <w:ind w:left="2880" w:hanging="720"/>
      </w:pPr>
      <w:rPr>
        <w:rFonts w:hint="default"/>
      </w:rPr>
    </w:lvl>
    <w:lvl w:ilvl="7">
      <w:start w:val="1"/>
      <w:numFmt w:val="decimal"/>
      <w:lvlText w:val="(%8)"/>
      <w:lvlJc w:val="left"/>
      <w:pPr>
        <w:tabs>
          <w:tab w:val="num" w:pos="3600"/>
        </w:tabs>
        <w:ind w:left="3600" w:hanging="720"/>
      </w:pPr>
      <w:rPr>
        <w:rFonts w:hint="default"/>
      </w:rPr>
    </w:lvl>
    <w:lvl w:ilvl="8">
      <w:start w:val="2"/>
      <w:numFmt w:val="decimal"/>
      <w:lvlText w:val="%9."/>
      <w:lvlJc w:val="left"/>
      <w:pPr>
        <w:tabs>
          <w:tab w:val="num" w:pos="1531"/>
        </w:tabs>
        <w:ind w:left="1531" w:hanging="721"/>
      </w:pPr>
      <w:rPr>
        <w:rFonts w:hint="default"/>
      </w:rPr>
    </w:lvl>
  </w:abstractNum>
  <w:abstractNum w:abstractNumId="21" w15:restartNumberingAfterBreak="0">
    <w:nsid w:val="5C7D5EA6"/>
    <w:multiLevelType w:val="hybridMultilevel"/>
    <w:tmpl w:val="A3B0FED4"/>
    <w:lvl w:ilvl="0" w:tplc="A7C00980">
      <w:start w:val="1"/>
      <w:numFmt w:val="bullet"/>
      <w:lvlText w:val="•"/>
      <w:lvlJc w:val="left"/>
      <w:pPr>
        <w:tabs>
          <w:tab w:val="num" w:pos="720"/>
        </w:tabs>
        <w:ind w:left="720" w:hanging="360"/>
      </w:pPr>
      <w:rPr>
        <w:rFonts w:ascii="Arial" w:hAnsi="Arial" w:hint="default"/>
      </w:rPr>
    </w:lvl>
    <w:lvl w:ilvl="1" w:tplc="C5D88BF4">
      <w:start w:val="1"/>
      <w:numFmt w:val="bullet"/>
      <w:lvlText w:val="•"/>
      <w:lvlJc w:val="left"/>
      <w:pPr>
        <w:tabs>
          <w:tab w:val="num" w:pos="1440"/>
        </w:tabs>
        <w:ind w:left="1440" w:hanging="360"/>
      </w:pPr>
      <w:rPr>
        <w:rFonts w:ascii="Arial" w:hAnsi="Arial" w:hint="default"/>
      </w:rPr>
    </w:lvl>
    <w:lvl w:ilvl="2" w:tplc="8F82F3B4" w:tentative="1">
      <w:start w:val="1"/>
      <w:numFmt w:val="bullet"/>
      <w:lvlText w:val="•"/>
      <w:lvlJc w:val="left"/>
      <w:pPr>
        <w:tabs>
          <w:tab w:val="num" w:pos="2160"/>
        </w:tabs>
        <w:ind w:left="2160" w:hanging="360"/>
      </w:pPr>
      <w:rPr>
        <w:rFonts w:ascii="Arial" w:hAnsi="Arial" w:hint="default"/>
      </w:rPr>
    </w:lvl>
    <w:lvl w:ilvl="3" w:tplc="04C2D398" w:tentative="1">
      <w:start w:val="1"/>
      <w:numFmt w:val="bullet"/>
      <w:lvlText w:val="•"/>
      <w:lvlJc w:val="left"/>
      <w:pPr>
        <w:tabs>
          <w:tab w:val="num" w:pos="2880"/>
        </w:tabs>
        <w:ind w:left="2880" w:hanging="360"/>
      </w:pPr>
      <w:rPr>
        <w:rFonts w:ascii="Arial" w:hAnsi="Arial" w:hint="default"/>
      </w:rPr>
    </w:lvl>
    <w:lvl w:ilvl="4" w:tplc="0B926376" w:tentative="1">
      <w:start w:val="1"/>
      <w:numFmt w:val="bullet"/>
      <w:lvlText w:val="•"/>
      <w:lvlJc w:val="left"/>
      <w:pPr>
        <w:tabs>
          <w:tab w:val="num" w:pos="3600"/>
        </w:tabs>
        <w:ind w:left="3600" w:hanging="360"/>
      </w:pPr>
      <w:rPr>
        <w:rFonts w:ascii="Arial" w:hAnsi="Arial" w:hint="default"/>
      </w:rPr>
    </w:lvl>
    <w:lvl w:ilvl="5" w:tplc="4252C758" w:tentative="1">
      <w:start w:val="1"/>
      <w:numFmt w:val="bullet"/>
      <w:lvlText w:val="•"/>
      <w:lvlJc w:val="left"/>
      <w:pPr>
        <w:tabs>
          <w:tab w:val="num" w:pos="4320"/>
        </w:tabs>
        <w:ind w:left="4320" w:hanging="360"/>
      </w:pPr>
      <w:rPr>
        <w:rFonts w:ascii="Arial" w:hAnsi="Arial" w:hint="default"/>
      </w:rPr>
    </w:lvl>
    <w:lvl w:ilvl="6" w:tplc="2C425EE2" w:tentative="1">
      <w:start w:val="1"/>
      <w:numFmt w:val="bullet"/>
      <w:lvlText w:val="•"/>
      <w:lvlJc w:val="left"/>
      <w:pPr>
        <w:tabs>
          <w:tab w:val="num" w:pos="5040"/>
        </w:tabs>
        <w:ind w:left="5040" w:hanging="360"/>
      </w:pPr>
      <w:rPr>
        <w:rFonts w:ascii="Arial" w:hAnsi="Arial" w:hint="default"/>
      </w:rPr>
    </w:lvl>
    <w:lvl w:ilvl="7" w:tplc="98A0CCFA" w:tentative="1">
      <w:start w:val="1"/>
      <w:numFmt w:val="bullet"/>
      <w:lvlText w:val="•"/>
      <w:lvlJc w:val="left"/>
      <w:pPr>
        <w:tabs>
          <w:tab w:val="num" w:pos="5760"/>
        </w:tabs>
        <w:ind w:left="5760" w:hanging="360"/>
      </w:pPr>
      <w:rPr>
        <w:rFonts w:ascii="Arial" w:hAnsi="Arial" w:hint="default"/>
      </w:rPr>
    </w:lvl>
    <w:lvl w:ilvl="8" w:tplc="3976D51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C8C40D9"/>
    <w:multiLevelType w:val="hybridMultilevel"/>
    <w:tmpl w:val="B06A6684"/>
    <w:lvl w:ilvl="0" w:tplc="5E3A3D6C">
      <w:numFmt w:val="bullet"/>
      <w:lvlText w:val="-"/>
      <w:lvlJc w:val="left"/>
      <w:pPr>
        <w:ind w:left="1080" w:hanging="360"/>
      </w:pPr>
      <w:rPr>
        <w:rFonts w:ascii="Arial" w:eastAsia="SimSu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21B5F9E"/>
    <w:multiLevelType w:val="singleLevel"/>
    <w:tmpl w:val="0C2E7F70"/>
    <w:lvl w:ilvl="0">
      <w:start w:val="2"/>
      <w:numFmt w:val="upperLetter"/>
      <w:pStyle w:val="Heading112pt"/>
      <w:lvlText w:val="%1."/>
      <w:lvlJc w:val="left"/>
      <w:pPr>
        <w:tabs>
          <w:tab w:val="num" w:pos="1008"/>
        </w:tabs>
        <w:ind w:left="1008" w:hanging="360"/>
      </w:pPr>
      <w:rPr>
        <w:rFonts w:hint="default"/>
      </w:rPr>
    </w:lvl>
  </w:abstractNum>
  <w:abstractNum w:abstractNumId="24" w15:restartNumberingAfterBreak="0">
    <w:nsid w:val="62452B8E"/>
    <w:multiLevelType w:val="hybridMultilevel"/>
    <w:tmpl w:val="62F0E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B94381"/>
    <w:multiLevelType w:val="hybridMultilevel"/>
    <w:tmpl w:val="BEA4450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683C0F53"/>
    <w:multiLevelType w:val="multilevel"/>
    <w:tmpl w:val="2458C2BA"/>
    <w:lvl w:ilvl="0">
      <w:start w:val="1"/>
      <w:numFmt w:val="decimal"/>
      <w:lvlText w:val="%1."/>
      <w:lvlJc w:val="left"/>
      <w:pPr>
        <w:tabs>
          <w:tab w:val="num" w:pos="720"/>
        </w:tabs>
        <w:ind w:left="720" w:hanging="720"/>
      </w:pPr>
      <w:rPr>
        <w:rFonts w:ascii="Arial Bold" w:hAnsi="Arial Bold" w:hint="default"/>
        <w:b/>
        <w:i w:val="0"/>
        <w:caps w:val="0"/>
        <w:vanish w:val="0"/>
        <w:sz w:val="32"/>
      </w:rPr>
    </w:lvl>
    <w:lvl w:ilvl="1">
      <w:start w:val="1"/>
      <w:numFmt w:val="decimal"/>
      <w:lvlText w:val="%1.%2"/>
      <w:lvlJc w:val="left"/>
      <w:pPr>
        <w:tabs>
          <w:tab w:val="num" w:pos="720"/>
        </w:tabs>
        <w:ind w:left="720" w:hanging="720"/>
      </w:pPr>
      <w:rPr>
        <w:rFonts w:ascii="Arial Bold" w:hAnsi="Arial Bold" w:hint="default"/>
        <w:b w:val="0"/>
        <w:i w:val="0"/>
        <w:sz w:val="24"/>
        <w:u w:val="none"/>
      </w:rPr>
    </w:lvl>
    <w:lvl w:ilvl="2">
      <w:start w:val="1"/>
      <w:numFmt w:val="decimal"/>
      <w:lvlText w:val="%1.%2.%3"/>
      <w:lvlJc w:val="left"/>
      <w:pPr>
        <w:tabs>
          <w:tab w:val="num" w:pos="720"/>
        </w:tabs>
        <w:ind w:left="720" w:hanging="720"/>
      </w:pPr>
      <w:rPr>
        <w:rFonts w:ascii="Arial" w:hAnsi="Arial" w:hint="default"/>
        <w:b/>
        <w:i w:val="0"/>
        <w:sz w:val="19"/>
      </w:rPr>
    </w:lvl>
    <w:lvl w:ilvl="3">
      <w:start w:val="1"/>
      <w:numFmt w:val="lowerLetter"/>
      <w:lvlText w:val="(%4)"/>
      <w:lvlJc w:val="left"/>
      <w:pPr>
        <w:tabs>
          <w:tab w:val="num" w:pos="720"/>
        </w:tabs>
        <w:ind w:left="720" w:hanging="720"/>
      </w:pPr>
      <w:rPr>
        <w:rFonts w:hint="default"/>
      </w:rPr>
    </w:lvl>
    <w:lvl w:ilvl="4">
      <w:start w:val="1"/>
      <w:numFmt w:val="decimal"/>
      <w:lvlText w:val="%5."/>
      <w:lvlJc w:val="left"/>
      <w:pPr>
        <w:tabs>
          <w:tab w:val="num" w:pos="1440"/>
        </w:tabs>
        <w:ind w:left="1440" w:hanging="720"/>
      </w:pPr>
      <w:rPr>
        <w:rFonts w:hint="default"/>
        <w:sz w:val="20"/>
        <w:szCs w:val="20"/>
      </w:rPr>
    </w:lvl>
    <w:lvl w:ilvl="5">
      <w:start w:val="1"/>
      <w:numFmt w:val="lowerLetter"/>
      <w:lvlText w:val="%6."/>
      <w:lvlJc w:val="left"/>
      <w:pPr>
        <w:tabs>
          <w:tab w:val="num" w:pos="2160"/>
        </w:tabs>
        <w:ind w:left="2160" w:hanging="720"/>
      </w:pPr>
      <w:rPr>
        <w:rFonts w:hint="default"/>
      </w:rPr>
    </w:lvl>
    <w:lvl w:ilvl="6">
      <w:start w:val="1"/>
      <w:numFmt w:val="upperRoman"/>
      <w:lvlText w:val="%7."/>
      <w:lvlJc w:val="left"/>
      <w:pPr>
        <w:tabs>
          <w:tab w:val="num" w:pos="2880"/>
        </w:tabs>
        <w:ind w:left="2880" w:hanging="720"/>
      </w:pPr>
      <w:rPr>
        <w:rFonts w:hint="default"/>
      </w:rPr>
    </w:lvl>
    <w:lvl w:ilvl="7">
      <w:start w:val="1"/>
      <w:numFmt w:val="decimal"/>
      <w:lvlText w:val="(%8)"/>
      <w:lvlJc w:val="left"/>
      <w:pPr>
        <w:tabs>
          <w:tab w:val="num" w:pos="3600"/>
        </w:tabs>
        <w:ind w:left="3600" w:hanging="720"/>
      </w:pPr>
      <w:rPr>
        <w:rFonts w:hint="default"/>
      </w:rPr>
    </w:lvl>
    <w:lvl w:ilvl="8">
      <w:start w:val="2"/>
      <w:numFmt w:val="decimal"/>
      <w:lvlText w:val="%9."/>
      <w:lvlJc w:val="left"/>
      <w:pPr>
        <w:tabs>
          <w:tab w:val="num" w:pos="1531"/>
        </w:tabs>
        <w:ind w:left="1531" w:hanging="721"/>
      </w:pPr>
      <w:rPr>
        <w:rFonts w:hint="default"/>
      </w:rPr>
    </w:lvl>
  </w:abstractNum>
  <w:abstractNum w:abstractNumId="27" w15:restartNumberingAfterBreak="0">
    <w:nsid w:val="757F5709"/>
    <w:multiLevelType w:val="hybridMultilevel"/>
    <w:tmpl w:val="71EC0720"/>
    <w:lvl w:ilvl="0" w:tplc="9C32CE34">
      <w:start w:val="1"/>
      <w:numFmt w:val="bullet"/>
      <w:lvlText w:val="•"/>
      <w:lvlJc w:val="left"/>
      <w:pPr>
        <w:tabs>
          <w:tab w:val="num" w:pos="720"/>
        </w:tabs>
        <w:ind w:left="720" w:hanging="360"/>
      </w:pPr>
      <w:rPr>
        <w:rFonts w:ascii="Arial" w:hAnsi="Arial" w:hint="default"/>
      </w:rPr>
    </w:lvl>
    <w:lvl w:ilvl="1" w:tplc="43DA51D6" w:tentative="1">
      <w:start w:val="1"/>
      <w:numFmt w:val="bullet"/>
      <w:lvlText w:val="•"/>
      <w:lvlJc w:val="left"/>
      <w:pPr>
        <w:tabs>
          <w:tab w:val="num" w:pos="1440"/>
        </w:tabs>
        <w:ind w:left="1440" w:hanging="360"/>
      </w:pPr>
      <w:rPr>
        <w:rFonts w:ascii="Arial" w:hAnsi="Arial" w:hint="default"/>
      </w:rPr>
    </w:lvl>
    <w:lvl w:ilvl="2" w:tplc="DCB246A4" w:tentative="1">
      <w:start w:val="1"/>
      <w:numFmt w:val="bullet"/>
      <w:lvlText w:val="•"/>
      <w:lvlJc w:val="left"/>
      <w:pPr>
        <w:tabs>
          <w:tab w:val="num" w:pos="2160"/>
        </w:tabs>
        <w:ind w:left="2160" w:hanging="360"/>
      </w:pPr>
      <w:rPr>
        <w:rFonts w:ascii="Arial" w:hAnsi="Arial" w:hint="default"/>
      </w:rPr>
    </w:lvl>
    <w:lvl w:ilvl="3" w:tplc="79F66E16" w:tentative="1">
      <w:start w:val="1"/>
      <w:numFmt w:val="bullet"/>
      <w:lvlText w:val="•"/>
      <w:lvlJc w:val="left"/>
      <w:pPr>
        <w:tabs>
          <w:tab w:val="num" w:pos="2880"/>
        </w:tabs>
        <w:ind w:left="2880" w:hanging="360"/>
      </w:pPr>
      <w:rPr>
        <w:rFonts w:ascii="Arial" w:hAnsi="Arial" w:hint="default"/>
      </w:rPr>
    </w:lvl>
    <w:lvl w:ilvl="4" w:tplc="C3787D62" w:tentative="1">
      <w:start w:val="1"/>
      <w:numFmt w:val="bullet"/>
      <w:lvlText w:val="•"/>
      <w:lvlJc w:val="left"/>
      <w:pPr>
        <w:tabs>
          <w:tab w:val="num" w:pos="3600"/>
        </w:tabs>
        <w:ind w:left="3600" w:hanging="360"/>
      </w:pPr>
      <w:rPr>
        <w:rFonts w:ascii="Arial" w:hAnsi="Arial" w:hint="default"/>
      </w:rPr>
    </w:lvl>
    <w:lvl w:ilvl="5" w:tplc="B51ED36E" w:tentative="1">
      <w:start w:val="1"/>
      <w:numFmt w:val="bullet"/>
      <w:lvlText w:val="•"/>
      <w:lvlJc w:val="left"/>
      <w:pPr>
        <w:tabs>
          <w:tab w:val="num" w:pos="4320"/>
        </w:tabs>
        <w:ind w:left="4320" w:hanging="360"/>
      </w:pPr>
      <w:rPr>
        <w:rFonts w:ascii="Arial" w:hAnsi="Arial" w:hint="default"/>
      </w:rPr>
    </w:lvl>
    <w:lvl w:ilvl="6" w:tplc="A10E1454" w:tentative="1">
      <w:start w:val="1"/>
      <w:numFmt w:val="bullet"/>
      <w:lvlText w:val="•"/>
      <w:lvlJc w:val="left"/>
      <w:pPr>
        <w:tabs>
          <w:tab w:val="num" w:pos="5040"/>
        </w:tabs>
        <w:ind w:left="5040" w:hanging="360"/>
      </w:pPr>
      <w:rPr>
        <w:rFonts w:ascii="Arial" w:hAnsi="Arial" w:hint="default"/>
      </w:rPr>
    </w:lvl>
    <w:lvl w:ilvl="7" w:tplc="1F7059DA" w:tentative="1">
      <w:start w:val="1"/>
      <w:numFmt w:val="bullet"/>
      <w:lvlText w:val="•"/>
      <w:lvlJc w:val="left"/>
      <w:pPr>
        <w:tabs>
          <w:tab w:val="num" w:pos="5760"/>
        </w:tabs>
        <w:ind w:left="5760" w:hanging="360"/>
      </w:pPr>
      <w:rPr>
        <w:rFonts w:ascii="Arial" w:hAnsi="Arial" w:hint="default"/>
      </w:rPr>
    </w:lvl>
    <w:lvl w:ilvl="8" w:tplc="7826B4E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5BC7C0A"/>
    <w:multiLevelType w:val="hybridMultilevel"/>
    <w:tmpl w:val="D3725494"/>
    <w:lvl w:ilvl="0" w:tplc="BC46565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A4154A"/>
    <w:multiLevelType w:val="multilevel"/>
    <w:tmpl w:val="F498F7CA"/>
    <w:lvl w:ilvl="0">
      <w:start w:val="1"/>
      <w:numFmt w:val="decimal"/>
      <w:lvlText w:val="%1."/>
      <w:lvlJc w:val="left"/>
      <w:pPr>
        <w:tabs>
          <w:tab w:val="num" w:pos="720"/>
        </w:tabs>
        <w:ind w:left="720" w:hanging="720"/>
      </w:pPr>
      <w:rPr>
        <w:rFonts w:ascii="Arial Bold" w:hAnsi="Arial Bold" w:hint="default"/>
        <w:b/>
        <w:i w:val="0"/>
        <w:caps w:val="0"/>
        <w:vanish w:val="0"/>
        <w:sz w:val="32"/>
      </w:rPr>
    </w:lvl>
    <w:lvl w:ilvl="1">
      <w:start w:val="1"/>
      <w:numFmt w:val="decimal"/>
      <w:lvlText w:val="%1.%2"/>
      <w:lvlJc w:val="left"/>
      <w:pPr>
        <w:tabs>
          <w:tab w:val="num" w:pos="720"/>
        </w:tabs>
        <w:ind w:left="720" w:hanging="720"/>
      </w:pPr>
      <w:rPr>
        <w:rFonts w:ascii="Arial Bold" w:hAnsi="Arial Bold" w:hint="default"/>
        <w:b w:val="0"/>
        <w:i w:val="0"/>
        <w:sz w:val="24"/>
        <w:u w:val="none"/>
      </w:rPr>
    </w:lvl>
    <w:lvl w:ilvl="2">
      <w:start w:val="1"/>
      <w:numFmt w:val="decimal"/>
      <w:lvlText w:val="%1.%2.%3"/>
      <w:lvlJc w:val="left"/>
      <w:pPr>
        <w:tabs>
          <w:tab w:val="num" w:pos="720"/>
        </w:tabs>
        <w:ind w:left="720" w:hanging="720"/>
      </w:pPr>
      <w:rPr>
        <w:rFonts w:ascii="Arial" w:hAnsi="Arial" w:hint="default"/>
        <w:b/>
        <w:i w:val="0"/>
        <w:sz w:val="19"/>
      </w:rPr>
    </w:lvl>
    <w:lvl w:ilvl="3">
      <w:start w:val="1"/>
      <w:numFmt w:val="lowerLetter"/>
      <w:lvlText w:val="(%4)"/>
      <w:lvlJc w:val="left"/>
      <w:pPr>
        <w:tabs>
          <w:tab w:val="num" w:pos="720"/>
        </w:tabs>
        <w:ind w:left="720" w:hanging="720"/>
      </w:pPr>
      <w:rPr>
        <w:rFonts w:hint="default"/>
      </w:rPr>
    </w:lvl>
    <w:lvl w:ilvl="4">
      <w:start w:val="1"/>
      <w:numFmt w:val="decimal"/>
      <w:lvlText w:val="%5."/>
      <w:lvlJc w:val="left"/>
      <w:pPr>
        <w:tabs>
          <w:tab w:val="num" w:pos="1440"/>
        </w:tabs>
        <w:ind w:left="1440" w:hanging="720"/>
      </w:pPr>
      <w:rPr>
        <w:rFonts w:hint="default"/>
        <w:sz w:val="20"/>
        <w:szCs w:val="20"/>
      </w:rPr>
    </w:lvl>
    <w:lvl w:ilvl="5">
      <w:start w:val="1"/>
      <w:numFmt w:val="lowerLetter"/>
      <w:lvlText w:val="%6."/>
      <w:lvlJc w:val="left"/>
      <w:pPr>
        <w:tabs>
          <w:tab w:val="num" w:pos="2160"/>
        </w:tabs>
        <w:ind w:left="2160" w:hanging="720"/>
      </w:pPr>
      <w:rPr>
        <w:rFonts w:hint="default"/>
      </w:rPr>
    </w:lvl>
    <w:lvl w:ilvl="6">
      <w:start w:val="1"/>
      <w:numFmt w:val="upperRoman"/>
      <w:lvlText w:val="%7."/>
      <w:lvlJc w:val="left"/>
      <w:pPr>
        <w:tabs>
          <w:tab w:val="num" w:pos="2880"/>
        </w:tabs>
        <w:ind w:left="2880" w:hanging="720"/>
      </w:pPr>
      <w:rPr>
        <w:rFonts w:hint="default"/>
      </w:rPr>
    </w:lvl>
    <w:lvl w:ilvl="7">
      <w:start w:val="1"/>
      <w:numFmt w:val="decimal"/>
      <w:lvlText w:val="(%8)"/>
      <w:lvlJc w:val="left"/>
      <w:pPr>
        <w:tabs>
          <w:tab w:val="num" w:pos="3600"/>
        </w:tabs>
        <w:ind w:left="3600" w:hanging="720"/>
      </w:pPr>
      <w:rPr>
        <w:rFonts w:hint="default"/>
      </w:rPr>
    </w:lvl>
    <w:lvl w:ilvl="8">
      <w:start w:val="2"/>
      <w:numFmt w:val="decimal"/>
      <w:lvlText w:val="%9."/>
      <w:lvlJc w:val="left"/>
      <w:pPr>
        <w:tabs>
          <w:tab w:val="num" w:pos="1531"/>
        </w:tabs>
        <w:ind w:left="1531" w:hanging="721"/>
      </w:pPr>
      <w:rPr>
        <w:rFonts w:hint="default"/>
      </w:rPr>
    </w:lvl>
  </w:abstractNum>
  <w:num w:numId="1">
    <w:abstractNumId w:val="10"/>
  </w:num>
  <w:num w:numId="2">
    <w:abstractNumId w:val="23"/>
  </w:num>
  <w:num w:numId="3">
    <w:abstractNumId w:val="3"/>
  </w:num>
  <w:num w:numId="4">
    <w:abstractNumId w:val="15"/>
  </w:num>
  <w:num w:numId="5">
    <w:abstractNumId w:val="28"/>
  </w:num>
  <w:num w:numId="6">
    <w:abstractNumId w:val="2"/>
  </w:num>
  <w:num w:numId="7">
    <w:abstractNumId w:val="16"/>
  </w:num>
  <w:num w:numId="8">
    <w:abstractNumId w:val="1"/>
  </w:num>
  <w:num w:numId="9">
    <w:abstractNumId w:val="15"/>
  </w:num>
  <w:num w:numId="10">
    <w:abstractNumId w:val="0"/>
  </w:num>
  <w:num w:numId="11">
    <w:abstractNumId w:val="22"/>
  </w:num>
  <w:num w:numId="12">
    <w:abstractNumId w:val="6"/>
  </w:num>
  <w:num w:numId="13">
    <w:abstractNumId w:val="25"/>
  </w:num>
  <w:num w:numId="14">
    <w:abstractNumId w:val="7"/>
  </w:num>
  <w:num w:numId="15">
    <w:abstractNumId w:val="29"/>
  </w:num>
  <w:num w:numId="16">
    <w:abstractNumId w:val="19"/>
  </w:num>
  <w:num w:numId="17">
    <w:abstractNumId w:val="20"/>
  </w:num>
  <w:num w:numId="18">
    <w:abstractNumId w:val="26"/>
  </w:num>
  <w:num w:numId="19">
    <w:abstractNumId w:val="14"/>
  </w:num>
  <w:num w:numId="20">
    <w:abstractNumId w:val="5"/>
  </w:num>
  <w:num w:numId="21">
    <w:abstractNumId w:val="4"/>
  </w:num>
  <w:num w:numId="22">
    <w:abstractNumId w:val="9"/>
  </w:num>
  <w:num w:numId="23">
    <w:abstractNumId w:val="13"/>
  </w:num>
  <w:num w:numId="24">
    <w:abstractNumId w:val="24"/>
  </w:num>
  <w:num w:numId="25">
    <w:abstractNumId w:val="21"/>
  </w:num>
  <w:num w:numId="26">
    <w:abstractNumId w:val="8"/>
  </w:num>
  <w:num w:numId="27">
    <w:abstractNumId w:val="27"/>
  </w:num>
  <w:num w:numId="28">
    <w:abstractNumId w:val="17"/>
  </w:num>
  <w:num w:numId="29">
    <w:abstractNumId w:val="18"/>
  </w:num>
  <w:num w:numId="30">
    <w:abstractNumId w:val="12"/>
  </w:num>
  <w:num w:numId="31">
    <w:abstractNumId w:val="11"/>
  </w:num>
  <w:num w:numId="32">
    <w:abstractNumId w:val="15"/>
  </w:num>
  <w:numIdMacAtCleanup w:val="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dward J. Musial">
    <w15:presenceInfo w15:providerId="AD" w15:userId="S::emusial@kitchenbrains.com::512cd931-1d79-4ced-aff1-3bfa24a21a17"/>
  </w15:person>
  <w15:person w15:author="Jeff Tonkovic">
    <w15:presenceInfo w15:providerId="AD" w15:userId="S::jtonkovic@kitchenbrains.com::c49adcd3-9a3b-45fb-82b3-5b8b70e3a4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8DB"/>
    <w:rsid w:val="00011786"/>
    <w:rsid w:val="00020DED"/>
    <w:rsid w:val="00022EFA"/>
    <w:rsid w:val="00027F74"/>
    <w:rsid w:val="0003635B"/>
    <w:rsid w:val="00039801"/>
    <w:rsid w:val="0004133B"/>
    <w:rsid w:val="00053983"/>
    <w:rsid w:val="0005435A"/>
    <w:rsid w:val="00055032"/>
    <w:rsid w:val="000569DA"/>
    <w:rsid w:val="00063B10"/>
    <w:rsid w:val="00063D66"/>
    <w:rsid w:val="00066053"/>
    <w:rsid w:val="00070788"/>
    <w:rsid w:val="000719CA"/>
    <w:rsid w:val="00072FC3"/>
    <w:rsid w:val="00084B0A"/>
    <w:rsid w:val="00094CCF"/>
    <w:rsid w:val="000A2523"/>
    <w:rsid w:val="000A30CD"/>
    <w:rsid w:val="000A3D33"/>
    <w:rsid w:val="000C46B0"/>
    <w:rsid w:val="000C4774"/>
    <w:rsid w:val="000E03AE"/>
    <w:rsid w:val="000E526D"/>
    <w:rsid w:val="000E6A8E"/>
    <w:rsid w:val="000E73C3"/>
    <w:rsid w:val="000F2850"/>
    <w:rsid w:val="00112AA5"/>
    <w:rsid w:val="00116380"/>
    <w:rsid w:val="00120163"/>
    <w:rsid w:val="00120B53"/>
    <w:rsid w:val="00122D80"/>
    <w:rsid w:val="001262B2"/>
    <w:rsid w:val="00132DC1"/>
    <w:rsid w:val="00134921"/>
    <w:rsid w:val="0013544B"/>
    <w:rsid w:val="001365D8"/>
    <w:rsid w:val="00151773"/>
    <w:rsid w:val="0015379A"/>
    <w:rsid w:val="001538C2"/>
    <w:rsid w:val="001558DE"/>
    <w:rsid w:val="00164A44"/>
    <w:rsid w:val="001728D1"/>
    <w:rsid w:val="00175A48"/>
    <w:rsid w:val="001822EC"/>
    <w:rsid w:val="00187ECD"/>
    <w:rsid w:val="00196A21"/>
    <w:rsid w:val="00197B4D"/>
    <w:rsid w:val="001A1C35"/>
    <w:rsid w:val="001C6457"/>
    <w:rsid w:val="001C69E0"/>
    <w:rsid w:val="001D185D"/>
    <w:rsid w:val="001D22E0"/>
    <w:rsid w:val="001D25FA"/>
    <w:rsid w:val="001D41FF"/>
    <w:rsid w:val="001D45E7"/>
    <w:rsid w:val="001F0524"/>
    <w:rsid w:val="001F570E"/>
    <w:rsid w:val="001F5A12"/>
    <w:rsid w:val="002142E5"/>
    <w:rsid w:val="0021521E"/>
    <w:rsid w:val="00220FCC"/>
    <w:rsid w:val="00221F98"/>
    <w:rsid w:val="0022253D"/>
    <w:rsid w:val="002251B0"/>
    <w:rsid w:val="00227B3F"/>
    <w:rsid w:val="002346F4"/>
    <w:rsid w:val="00234A8E"/>
    <w:rsid w:val="00234AC4"/>
    <w:rsid w:val="00235D98"/>
    <w:rsid w:val="002402C9"/>
    <w:rsid w:val="00244444"/>
    <w:rsid w:val="00247185"/>
    <w:rsid w:val="002534EC"/>
    <w:rsid w:val="0026042D"/>
    <w:rsid w:val="00260A8B"/>
    <w:rsid w:val="002623D1"/>
    <w:rsid w:val="00262DDF"/>
    <w:rsid w:val="002674E5"/>
    <w:rsid w:val="002736F3"/>
    <w:rsid w:val="00283EAD"/>
    <w:rsid w:val="002873BC"/>
    <w:rsid w:val="00290042"/>
    <w:rsid w:val="00290DBD"/>
    <w:rsid w:val="00296E86"/>
    <w:rsid w:val="002A140D"/>
    <w:rsid w:val="002A3088"/>
    <w:rsid w:val="002A7A34"/>
    <w:rsid w:val="002B15B4"/>
    <w:rsid w:val="002B34CC"/>
    <w:rsid w:val="002CBCBA"/>
    <w:rsid w:val="002CD208"/>
    <w:rsid w:val="002D2136"/>
    <w:rsid w:val="002D329D"/>
    <w:rsid w:val="002D6C8C"/>
    <w:rsid w:val="002E2C08"/>
    <w:rsid w:val="002E4AFE"/>
    <w:rsid w:val="002F38F1"/>
    <w:rsid w:val="002F6382"/>
    <w:rsid w:val="00302353"/>
    <w:rsid w:val="0031179C"/>
    <w:rsid w:val="00313953"/>
    <w:rsid w:val="0032080E"/>
    <w:rsid w:val="00323146"/>
    <w:rsid w:val="003232BA"/>
    <w:rsid w:val="00333A79"/>
    <w:rsid w:val="003417BE"/>
    <w:rsid w:val="00346110"/>
    <w:rsid w:val="00347D3B"/>
    <w:rsid w:val="00360EDF"/>
    <w:rsid w:val="00365059"/>
    <w:rsid w:val="00366A9A"/>
    <w:rsid w:val="0037412A"/>
    <w:rsid w:val="003746E5"/>
    <w:rsid w:val="00374CD0"/>
    <w:rsid w:val="0037570F"/>
    <w:rsid w:val="00381351"/>
    <w:rsid w:val="00386DC1"/>
    <w:rsid w:val="00386F9A"/>
    <w:rsid w:val="00390010"/>
    <w:rsid w:val="003918DB"/>
    <w:rsid w:val="003929B6"/>
    <w:rsid w:val="00395A58"/>
    <w:rsid w:val="003A1C1A"/>
    <w:rsid w:val="003A5032"/>
    <w:rsid w:val="003A5413"/>
    <w:rsid w:val="003C5913"/>
    <w:rsid w:val="003C66C7"/>
    <w:rsid w:val="003D1B50"/>
    <w:rsid w:val="003D67B0"/>
    <w:rsid w:val="003E4A24"/>
    <w:rsid w:val="003E61FB"/>
    <w:rsid w:val="003F5D8A"/>
    <w:rsid w:val="003F6F4B"/>
    <w:rsid w:val="00404BC8"/>
    <w:rsid w:val="004050B4"/>
    <w:rsid w:val="0040550B"/>
    <w:rsid w:val="004055A0"/>
    <w:rsid w:val="00413233"/>
    <w:rsid w:val="00413500"/>
    <w:rsid w:val="0041396F"/>
    <w:rsid w:val="004222FA"/>
    <w:rsid w:val="0042457D"/>
    <w:rsid w:val="0042793C"/>
    <w:rsid w:val="0044041D"/>
    <w:rsid w:val="00441D07"/>
    <w:rsid w:val="00445BB2"/>
    <w:rsid w:val="00446623"/>
    <w:rsid w:val="004472E5"/>
    <w:rsid w:val="00455BB4"/>
    <w:rsid w:val="00473405"/>
    <w:rsid w:val="0047682E"/>
    <w:rsid w:val="00484659"/>
    <w:rsid w:val="00487B98"/>
    <w:rsid w:val="004A0F32"/>
    <w:rsid w:val="004A1BB8"/>
    <w:rsid w:val="004A3828"/>
    <w:rsid w:val="004A3DAD"/>
    <w:rsid w:val="004C2D38"/>
    <w:rsid w:val="004C3561"/>
    <w:rsid w:val="004C37F1"/>
    <w:rsid w:val="004C5595"/>
    <w:rsid w:val="004C65B1"/>
    <w:rsid w:val="004D3C93"/>
    <w:rsid w:val="004D5FCF"/>
    <w:rsid w:val="004D649F"/>
    <w:rsid w:val="004E2420"/>
    <w:rsid w:val="004E6C45"/>
    <w:rsid w:val="004F6C52"/>
    <w:rsid w:val="005010E9"/>
    <w:rsid w:val="00502518"/>
    <w:rsid w:val="00514DCB"/>
    <w:rsid w:val="0052258C"/>
    <w:rsid w:val="00535580"/>
    <w:rsid w:val="005373A1"/>
    <w:rsid w:val="00541825"/>
    <w:rsid w:val="00547FF7"/>
    <w:rsid w:val="00552382"/>
    <w:rsid w:val="00553325"/>
    <w:rsid w:val="00553DFE"/>
    <w:rsid w:val="005541DF"/>
    <w:rsid w:val="00564979"/>
    <w:rsid w:val="005676A5"/>
    <w:rsid w:val="00571A43"/>
    <w:rsid w:val="00573138"/>
    <w:rsid w:val="00580BD4"/>
    <w:rsid w:val="00584970"/>
    <w:rsid w:val="005874C8"/>
    <w:rsid w:val="00587FAB"/>
    <w:rsid w:val="00595018"/>
    <w:rsid w:val="005963D1"/>
    <w:rsid w:val="005A09D6"/>
    <w:rsid w:val="005A1941"/>
    <w:rsid w:val="005A24DE"/>
    <w:rsid w:val="005A3BDE"/>
    <w:rsid w:val="005A4406"/>
    <w:rsid w:val="005B1E76"/>
    <w:rsid w:val="005B25EB"/>
    <w:rsid w:val="005B2A40"/>
    <w:rsid w:val="005B777F"/>
    <w:rsid w:val="005C1F0C"/>
    <w:rsid w:val="005C2778"/>
    <w:rsid w:val="005D34BB"/>
    <w:rsid w:val="005D4076"/>
    <w:rsid w:val="005D4473"/>
    <w:rsid w:val="005E2E53"/>
    <w:rsid w:val="005E449F"/>
    <w:rsid w:val="005E591A"/>
    <w:rsid w:val="005F420E"/>
    <w:rsid w:val="005F4502"/>
    <w:rsid w:val="005F4F5D"/>
    <w:rsid w:val="005F5449"/>
    <w:rsid w:val="005F5F8E"/>
    <w:rsid w:val="00612774"/>
    <w:rsid w:val="00613B4F"/>
    <w:rsid w:val="00617B1B"/>
    <w:rsid w:val="00617F16"/>
    <w:rsid w:val="006252BC"/>
    <w:rsid w:val="00625565"/>
    <w:rsid w:val="00625D54"/>
    <w:rsid w:val="00625F7E"/>
    <w:rsid w:val="00626F5E"/>
    <w:rsid w:val="0063009D"/>
    <w:rsid w:val="006329A7"/>
    <w:rsid w:val="00632E9C"/>
    <w:rsid w:val="00642600"/>
    <w:rsid w:val="00643D89"/>
    <w:rsid w:val="006472E4"/>
    <w:rsid w:val="00647B13"/>
    <w:rsid w:val="006520DA"/>
    <w:rsid w:val="00653D65"/>
    <w:rsid w:val="006560D9"/>
    <w:rsid w:val="006601BB"/>
    <w:rsid w:val="006679A1"/>
    <w:rsid w:val="00671A64"/>
    <w:rsid w:val="006819C8"/>
    <w:rsid w:val="00681E28"/>
    <w:rsid w:val="006848D9"/>
    <w:rsid w:val="0069297E"/>
    <w:rsid w:val="006A6B69"/>
    <w:rsid w:val="006B51C5"/>
    <w:rsid w:val="006C3709"/>
    <w:rsid w:val="006C4483"/>
    <w:rsid w:val="006C6CD7"/>
    <w:rsid w:val="006C7B9A"/>
    <w:rsid w:val="006D3960"/>
    <w:rsid w:val="006D42F9"/>
    <w:rsid w:val="006D6B0F"/>
    <w:rsid w:val="006D74F4"/>
    <w:rsid w:val="006E593B"/>
    <w:rsid w:val="006E60F4"/>
    <w:rsid w:val="006F3782"/>
    <w:rsid w:val="007041A2"/>
    <w:rsid w:val="00706377"/>
    <w:rsid w:val="007078BB"/>
    <w:rsid w:val="00711B33"/>
    <w:rsid w:val="0071387B"/>
    <w:rsid w:val="007160D3"/>
    <w:rsid w:val="0071770B"/>
    <w:rsid w:val="007229AA"/>
    <w:rsid w:val="00724887"/>
    <w:rsid w:val="00724F4A"/>
    <w:rsid w:val="00726F84"/>
    <w:rsid w:val="00744B53"/>
    <w:rsid w:val="007453DC"/>
    <w:rsid w:val="007458AF"/>
    <w:rsid w:val="007523ED"/>
    <w:rsid w:val="00764034"/>
    <w:rsid w:val="007656AE"/>
    <w:rsid w:val="00771DB5"/>
    <w:rsid w:val="007737FA"/>
    <w:rsid w:val="00780D7E"/>
    <w:rsid w:val="00782136"/>
    <w:rsid w:val="007849BF"/>
    <w:rsid w:val="00785E35"/>
    <w:rsid w:val="0078606F"/>
    <w:rsid w:val="00786A08"/>
    <w:rsid w:val="007932D5"/>
    <w:rsid w:val="007A394C"/>
    <w:rsid w:val="007B9E04"/>
    <w:rsid w:val="007C4326"/>
    <w:rsid w:val="007D3654"/>
    <w:rsid w:val="007D541F"/>
    <w:rsid w:val="007D60C9"/>
    <w:rsid w:val="007E0FA0"/>
    <w:rsid w:val="007E6D99"/>
    <w:rsid w:val="007F3D42"/>
    <w:rsid w:val="007F5051"/>
    <w:rsid w:val="007F667C"/>
    <w:rsid w:val="0080705E"/>
    <w:rsid w:val="00817B89"/>
    <w:rsid w:val="00821CB2"/>
    <w:rsid w:val="008279E0"/>
    <w:rsid w:val="00831AE4"/>
    <w:rsid w:val="00831D1A"/>
    <w:rsid w:val="00837A7D"/>
    <w:rsid w:val="0084473B"/>
    <w:rsid w:val="00845923"/>
    <w:rsid w:val="0085022C"/>
    <w:rsid w:val="0085732D"/>
    <w:rsid w:val="0087181B"/>
    <w:rsid w:val="00872D29"/>
    <w:rsid w:val="008733D2"/>
    <w:rsid w:val="008803E9"/>
    <w:rsid w:val="00890A6B"/>
    <w:rsid w:val="00891968"/>
    <w:rsid w:val="00892E48"/>
    <w:rsid w:val="008A097B"/>
    <w:rsid w:val="008A1B53"/>
    <w:rsid w:val="008B1B2F"/>
    <w:rsid w:val="008B20C6"/>
    <w:rsid w:val="008B4557"/>
    <w:rsid w:val="008C4BC0"/>
    <w:rsid w:val="008C60AB"/>
    <w:rsid w:val="008E1BB1"/>
    <w:rsid w:val="008E3F00"/>
    <w:rsid w:val="008E78E7"/>
    <w:rsid w:val="008F23A4"/>
    <w:rsid w:val="008F2561"/>
    <w:rsid w:val="00902BDC"/>
    <w:rsid w:val="009045BD"/>
    <w:rsid w:val="00917027"/>
    <w:rsid w:val="009175D0"/>
    <w:rsid w:val="009324EE"/>
    <w:rsid w:val="0094053E"/>
    <w:rsid w:val="00941B1E"/>
    <w:rsid w:val="009556D2"/>
    <w:rsid w:val="009666B6"/>
    <w:rsid w:val="00970C4A"/>
    <w:rsid w:val="009728A2"/>
    <w:rsid w:val="00972D82"/>
    <w:rsid w:val="00981ADC"/>
    <w:rsid w:val="00983768"/>
    <w:rsid w:val="00984D72"/>
    <w:rsid w:val="00984FC9"/>
    <w:rsid w:val="009873AE"/>
    <w:rsid w:val="0098E3DF"/>
    <w:rsid w:val="00990194"/>
    <w:rsid w:val="00994FD2"/>
    <w:rsid w:val="009978D7"/>
    <w:rsid w:val="009A0645"/>
    <w:rsid w:val="009A22C5"/>
    <w:rsid w:val="009A2A69"/>
    <w:rsid w:val="009A46E3"/>
    <w:rsid w:val="009A49F9"/>
    <w:rsid w:val="009B106D"/>
    <w:rsid w:val="009B263F"/>
    <w:rsid w:val="009B38CD"/>
    <w:rsid w:val="009B5477"/>
    <w:rsid w:val="009C21F7"/>
    <w:rsid w:val="009C2F5E"/>
    <w:rsid w:val="009C3517"/>
    <w:rsid w:val="009D1E00"/>
    <w:rsid w:val="009D2125"/>
    <w:rsid w:val="009D2D3D"/>
    <w:rsid w:val="009D4AB2"/>
    <w:rsid w:val="009D79D5"/>
    <w:rsid w:val="009D7FF0"/>
    <w:rsid w:val="009E3C77"/>
    <w:rsid w:val="009F33F3"/>
    <w:rsid w:val="00A00602"/>
    <w:rsid w:val="00A010EA"/>
    <w:rsid w:val="00A0335C"/>
    <w:rsid w:val="00A03503"/>
    <w:rsid w:val="00A036C8"/>
    <w:rsid w:val="00A046FB"/>
    <w:rsid w:val="00A17660"/>
    <w:rsid w:val="00A20F3A"/>
    <w:rsid w:val="00A24534"/>
    <w:rsid w:val="00A26201"/>
    <w:rsid w:val="00A27E14"/>
    <w:rsid w:val="00A33568"/>
    <w:rsid w:val="00A40111"/>
    <w:rsid w:val="00A414BF"/>
    <w:rsid w:val="00A44500"/>
    <w:rsid w:val="00A44A33"/>
    <w:rsid w:val="00A46C44"/>
    <w:rsid w:val="00A505E4"/>
    <w:rsid w:val="00A544A0"/>
    <w:rsid w:val="00A56F8F"/>
    <w:rsid w:val="00A57E23"/>
    <w:rsid w:val="00A60233"/>
    <w:rsid w:val="00A6057E"/>
    <w:rsid w:val="00A60E2E"/>
    <w:rsid w:val="00A708E4"/>
    <w:rsid w:val="00A8184A"/>
    <w:rsid w:val="00A9317F"/>
    <w:rsid w:val="00A96FAD"/>
    <w:rsid w:val="00AA2943"/>
    <w:rsid w:val="00AA3858"/>
    <w:rsid w:val="00AB60B5"/>
    <w:rsid w:val="00AC1457"/>
    <w:rsid w:val="00AD02E8"/>
    <w:rsid w:val="00AD211B"/>
    <w:rsid w:val="00AD361C"/>
    <w:rsid w:val="00AD3AD5"/>
    <w:rsid w:val="00AD595F"/>
    <w:rsid w:val="00AD6B03"/>
    <w:rsid w:val="00B02904"/>
    <w:rsid w:val="00B14A71"/>
    <w:rsid w:val="00B15506"/>
    <w:rsid w:val="00B15BCE"/>
    <w:rsid w:val="00B26F65"/>
    <w:rsid w:val="00B364A4"/>
    <w:rsid w:val="00B36B74"/>
    <w:rsid w:val="00B54D8B"/>
    <w:rsid w:val="00B635E1"/>
    <w:rsid w:val="00B66F71"/>
    <w:rsid w:val="00B7309A"/>
    <w:rsid w:val="00B7371C"/>
    <w:rsid w:val="00B752BB"/>
    <w:rsid w:val="00B7749D"/>
    <w:rsid w:val="00B778D7"/>
    <w:rsid w:val="00B8219A"/>
    <w:rsid w:val="00B82ED2"/>
    <w:rsid w:val="00B84A6B"/>
    <w:rsid w:val="00BA69C8"/>
    <w:rsid w:val="00BB2E85"/>
    <w:rsid w:val="00BB6B1B"/>
    <w:rsid w:val="00BC1CFF"/>
    <w:rsid w:val="00BC72E6"/>
    <w:rsid w:val="00BD21AC"/>
    <w:rsid w:val="00BD78F2"/>
    <w:rsid w:val="00BE0965"/>
    <w:rsid w:val="00BF4AB8"/>
    <w:rsid w:val="00BF737B"/>
    <w:rsid w:val="00BF7719"/>
    <w:rsid w:val="00BF7FCE"/>
    <w:rsid w:val="00C27D49"/>
    <w:rsid w:val="00C33143"/>
    <w:rsid w:val="00C363FE"/>
    <w:rsid w:val="00C36C33"/>
    <w:rsid w:val="00C41B75"/>
    <w:rsid w:val="00C45D4D"/>
    <w:rsid w:val="00C5246D"/>
    <w:rsid w:val="00C5258A"/>
    <w:rsid w:val="00C54BC2"/>
    <w:rsid w:val="00C55B26"/>
    <w:rsid w:val="00C579C6"/>
    <w:rsid w:val="00C65559"/>
    <w:rsid w:val="00C73681"/>
    <w:rsid w:val="00C775CF"/>
    <w:rsid w:val="00C77F7C"/>
    <w:rsid w:val="00C817A7"/>
    <w:rsid w:val="00C81A5C"/>
    <w:rsid w:val="00C82D84"/>
    <w:rsid w:val="00C87A2A"/>
    <w:rsid w:val="00C95522"/>
    <w:rsid w:val="00CA565A"/>
    <w:rsid w:val="00CA6943"/>
    <w:rsid w:val="00CB226D"/>
    <w:rsid w:val="00CB7F3E"/>
    <w:rsid w:val="00CC37EA"/>
    <w:rsid w:val="00CD019E"/>
    <w:rsid w:val="00CE00F9"/>
    <w:rsid w:val="00CE4B33"/>
    <w:rsid w:val="00CF054A"/>
    <w:rsid w:val="00CF3A0F"/>
    <w:rsid w:val="00CF4DA3"/>
    <w:rsid w:val="00D0476D"/>
    <w:rsid w:val="00D05EB0"/>
    <w:rsid w:val="00D126AF"/>
    <w:rsid w:val="00D15CB1"/>
    <w:rsid w:val="00D17E9D"/>
    <w:rsid w:val="00D21F8E"/>
    <w:rsid w:val="00D26F6E"/>
    <w:rsid w:val="00D35F79"/>
    <w:rsid w:val="00D43D0B"/>
    <w:rsid w:val="00D4519A"/>
    <w:rsid w:val="00D50D46"/>
    <w:rsid w:val="00D511E6"/>
    <w:rsid w:val="00D54C2A"/>
    <w:rsid w:val="00D65302"/>
    <w:rsid w:val="00D65BF9"/>
    <w:rsid w:val="00D71F45"/>
    <w:rsid w:val="00D73B5B"/>
    <w:rsid w:val="00D81A2C"/>
    <w:rsid w:val="00D84467"/>
    <w:rsid w:val="00D850B9"/>
    <w:rsid w:val="00D867DD"/>
    <w:rsid w:val="00D90C3F"/>
    <w:rsid w:val="00DA3592"/>
    <w:rsid w:val="00DA4EB6"/>
    <w:rsid w:val="00DA4F49"/>
    <w:rsid w:val="00DA5D5A"/>
    <w:rsid w:val="00DA63ED"/>
    <w:rsid w:val="00DB33D7"/>
    <w:rsid w:val="00DBB247"/>
    <w:rsid w:val="00DC0F64"/>
    <w:rsid w:val="00DC577F"/>
    <w:rsid w:val="00DD026C"/>
    <w:rsid w:val="00DD3378"/>
    <w:rsid w:val="00DD542F"/>
    <w:rsid w:val="00DE105E"/>
    <w:rsid w:val="00DE28D1"/>
    <w:rsid w:val="00DE434F"/>
    <w:rsid w:val="00DF2D1D"/>
    <w:rsid w:val="00DF4C89"/>
    <w:rsid w:val="00E009D0"/>
    <w:rsid w:val="00E06413"/>
    <w:rsid w:val="00E06760"/>
    <w:rsid w:val="00E1370D"/>
    <w:rsid w:val="00E20600"/>
    <w:rsid w:val="00E23CC3"/>
    <w:rsid w:val="00E279A5"/>
    <w:rsid w:val="00E33BFD"/>
    <w:rsid w:val="00E36D20"/>
    <w:rsid w:val="00E42240"/>
    <w:rsid w:val="00E5488B"/>
    <w:rsid w:val="00E563A9"/>
    <w:rsid w:val="00E62321"/>
    <w:rsid w:val="00E6566A"/>
    <w:rsid w:val="00E67892"/>
    <w:rsid w:val="00E71BBE"/>
    <w:rsid w:val="00E73EE0"/>
    <w:rsid w:val="00E74C9E"/>
    <w:rsid w:val="00E8475E"/>
    <w:rsid w:val="00E90D67"/>
    <w:rsid w:val="00EB23FA"/>
    <w:rsid w:val="00EB5611"/>
    <w:rsid w:val="00EC7603"/>
    <w:rsid w:val="00ED029C"/>
    <w:rsid w:val="00ED2E87"/>
    <w:rsid w:val="00ED44BC"/>
    <w:rsid w:val="00ED6A85"/>
    <w:rsid w:val="00EE0BB5"/>
    <w:rsid w:val="00EE2183"/>
    <w:rsid w:val="00EE2E7A"/>
    <w:rsid w:val="00EE3676"/>
    <w:rsid w:val="00EF1411"/>
    <w:rsid w:val="00EF1FF3"/>
    <w:rsid w:val="00EF6B28"/>
    <w:rsid w:val="00EF7360"/>
    <w:rsid w:val="00EF7AF3"/>
    <w:rsid w:val="00F01862"/>
    <w:rsid w:val="00F114EA"/>
    <w:rsid w:val="00F11835"/>
    <w:rsid w:val="00F12D40"/>
    <w:rsid w:val="00F13D27"/>
    <w:rsid w:val="00F15671"/>
    <w:rsid w:val="00F228C1"/>
    <w:rsid w:val="00F27D56"/>
    <w:rsid w:val="00F33296"/>
    <w:rsid w:val="00F348C6"/>
    <w:rsid w:val="00F46742"/>
    <w:rsid w:val="00F5624B"/>
    <w:rsid w:val="00F57F05"/>
    <w:rsid w:val="00F814C3"/>
    <w:rsid w:val="00F8223A"/>
    <w:rsid w:val="00F8484C"/>
    <w:rsid w:val="00F95815"/>
    <w:rsid w:val="00FA2034"/>
    <w:rsid w:val="00FA5733"/>
    <w:rsid w:val="00FB0ABC"/>
    <w:rsid w:val="00FB0BBD"/>
    <w:rsid w:val="00FB246F"/>
    <w:rsid w:val="00FB4BE6"/>
    <w:rsid w:val="00FC3A8A"/>
    <w:rsid w:val="00FD2F97"/>
    <w:rsid w:val="00FD4C35"/>
    <w:rsid w:val="00FE2ED8"/>
    <w:rsid w:val="00FF61F3"/>
    <w:rsid w:val="00FF727D"/>
    <w:rsid w:val="010B8CC3"/>
    <w:rsid w:val="010F5097"/>
    <w:rsid w:val="0117C5FB"/>
    <w:rsid w:val="011FF569"/>
    <w:rsid w:val="013AF100"/>
    <w:rsid w:val="0198FC0A"/>
    <w:rsid w:val="019DC63F"/>
    <w:rsid w:val="01AE11BF"/>
    <w:rsid w:val="01EF3652"/>
    <w:rsid w:val="01F7B154"/>
    <w:rsid w:val="01FE41C7"/>
    <w:rsid w:val="0206808A"/>
    <w:rsid w:val="021795B3"/>
    <w:rsid w:val="02386DEA"/>
    <w:rsid w:val="026C7492"/>
    <w:rsid w:val="02812C40"/>
    <w:rsid w:val="028133ED"/>
    <w:rsid w:val="0294A391"/>
    <w:rsid w:val="02BA48D8"/>
    <w:rsid w:val="02FAA489"/>
    <w:rsid w:val="030ED9A0"/>
    <w:rsid w:val="03394E15"/>
    <w:rsid w:val="03503A41"/>
    <w:rsid w:val="0361A313"/>
    <w:rsid w:val="0368E438"/>
    <w:rsid w:val="03B0E07E"/>
    <w:rsid w:val="03C7B409"/>
    <w:rsid w:val="03D21C83"/>
    <w:rsid w:val="03E42C55"/>
    <w:rsid w:val="03FE1863"/>
    <w:rsid w:val="0415493D"/>
    <w:rsid w:val="041C446D"/>
    <w:rsid w:val="0422063D"/>
    <w:rsid w:val="0477342E"/>
    <w:rsid w:val="0492DDFB"/>
    <w:rsid w:val="049B2AB7"/>
    <w:rsid w:val="04A9CD4A"/>
    <w:rsid w:val="04E153FB"/>
    <w:rsid w:val="04F399D0"/>
    <w:rsid w:val="05091023"/>
    <w:rsid w:val="054ABAC7"/>
    <w:rsid w:val="055539EE"/>
    <w:rsid w:val="05700EAC"/>
    <w:rsid w:val="057B2E62"/>
    <w:rsid w:val="05AC5526"/>
    <w:rsid w:val="06374DF4"/>
    <w:rsid w:val="064A75A8"/>
    <w:rsid w:val="064EE86E"/>
    <w:rsid w:val="069FFA9E"/>
    <w:rsid w:val="06C4E176"/>
    <w:rsid w:val="06E7A0CC"/>
    <w:rsid w:val="071AA31E"/>
    <w:rsid w:val="074AF3CB"/>
    <w:rsid w:val="077B767D"/>
    <w:rsid w:val="077E8A20"/>
    <w:rsid w:val="079540EA"/>
    <w:rsid w:val="07BC6395"/>
    <w:rsid w:val="08180FA8"/>
    <w:rsid w:val="0866C8F0"/>
    <w:rsid w:val="086720A0"/>
    <w:rsid w:val="087FB079"/>
    <w:rsid w:val="0881A1BB"/>
    <w:rsid w:val="08825B89"/>
    <w:rsid w:val="0894B7D9"/>
    <w:rsid w:val="08965379"/>
    <w:rsid w:val="08C9444E"/>
    <w:rsid w:val="08E3F5E8"/>
    <w:rsid w:val="08F09EFF"/>
    <w:rsid w:val="08F3FC4F"/>
    <w:rsid w:val="0900AF9B"/>
    <w:rsid w:val="097B1713"/>
    <w:rsid w:val="099344C0"/>
    <w:rsid w:val="09B4A850"/>
    <w:rsid w:val="0A0C74C2"/>
    <w:rsid w:val="0A5408E3"/>
    <w:rsid w:val="0A68C29C"/>
    <w:rsid w:val="0A7E9C56"/>
    <w:rsid w:val="0A7FC649"/>
    <w:rsid w:val="0A803E80"/>
    <w:rsid w:val="0A9CB909"/>
    <w:rsid w:val="0AB6F950"/>
    <w:rsid w:val="0AC8AAE9"/>
    <w:rsid w:val="0AD2D206"/>
    <w:rsid w:val="0AFDEBFD"/>
    <w:rsid w:val="0B118B39"/>
    <w:rsid w:val="0B18EE7D"/>
    <w:rsid w:val="0B4C5787"/>
    <w:rsid w:val="0B7844CD"/>
    <w:rsid w:val="0B85132A"/>
    <w:rsid w:val="0B8CC6A2"/>
    <w:rsid w:val="0B8EE292"/>
    <w:rsid w:val="0BCE9663"/>
    <w:rsid w:val="0BDF5030"/>
    <w:rsid w:val="0BEA6FE6"/>
    <w:rsid w:val="0C075564"/>
    <w:rsid w:val="0C1B96AA"/>
    <w:rsid w:val="0C2805C8"/>
    <w:rsid w:val="0C314CB0"/>
    <w:rsid w:val="0C6E5AE3"/>
    <w:rsid w:val="0CB125FC"/>
    <w:rsid w:val="0CE96A6D"/>
    <w:rsid w:val="0CF8FF84"/>
    <w:rsid w:val="0CFD5A97"/>
    <w:rsid w:val="0D3521AD"/>
    <w:rsid w:val="0D36741D"/>
    <w:rsid w:val="0D7DE977"/>
    <w:rsid w:val="0D985D03"/>
    <w:rsid w:val="0D98F754"/>
    <w:rsid w:val="0D9994AB"/>
    <w:rsid w:val="0DD3E5CB"/>
    <w:rsid w:val="0DD856C6"/>
    <w:rsid w:val="0DE1EF2C"/>
    <w:rsid w:val="0E020F98"/>
    <w:rsid w:val="0E5FC812"/>
    <w:rsid w:val="0E61DBDB"/>
    <w:rsid w:val="0E94CFE5"/>
    <w:rsid w:val="0E9FEF93"/>
    <w:rsid w:val="0ED4A21A"/>
    <w:rsid w:val="0EFEEF48"/>
    <w:rsid w:val="0F4A1576"/>
    <w:rsid w:val="0F6119E3"/>
    <w:rsid w:val="0F702A2C"/>
    <w:rsid w:val="0F792BFC"/>
    <w:rsid w:val="0F7C91BE"/>
    <w:rsid w:val="1001A920"/>
    <w:rsid w:val="10102BE4"/>
    <w:rsid w:val="1016B73B"/>
    <w:rsid w:val="101835FA"/>
    <w:rsid w:val="1043395B"/>
    <w:rsid w:val="104B3155"/>
    <w:rsid w:val="105B051B"/>
    <w:rsid w:val="105CA8B0"/>
    <w:rsid w:val="10715120"/>
    <w:rsid w:val="108B4308"/>
    <w:rsid w:val="10A7D7B7"/>
    <w:rsid w:val="10BF8D59"/>
    <w:rsid w:val="10F0892F"/>
    <w:rsid w:val="113FBCCA"/>
    <w:rsid w:val="114C2E71"/>
    <w:rsid w:val="116E33E9"/>
    <w:rsid w:val="1183B6BE"/>
    <w:rsid w:val="11911A8F"/>
    <w:rsid w:val="11B97926"/>
    <w:rsid w:val="11E10F03"/>
    <w:rsid w:val="11E69CFF"/>
    <w:rsid w:val="11F3AC45"/>
    <w:rsid w:val="123E1C0B"/>
    <w:rsid w:val="12932912"/>
    <w:rsid w:val="12B8DBEB"/>
    <w:rsid w:val="12BA054B"/>
    <w:rsid w:val="12DEC218"/>
    <w:rsid w:val="12F2850D"/>
    <w:rsid w:val="130B58AE"/>
    <w:rsid w:val="1339AC36"/>
    <w:rsid w:val="1343D6AC"/>
    <w:rsid w:val="134DEAB6"/>
    <w:rsid w:val="134FA89F"/>
    <w:rsid w:val="135BC5AD"/>
    <w:rsid w:val="136394EA"/>
    <w:rsid w:val="137F4BF1"/>
    <w:rsid w:val="1385EF8E"/>
    <w:rsid w:val="139E8A4E"/>
    <w:rsid w:val="13AA3BEB"/>
    <w:rsid w:val="13B963B5"/>
    <w:rsid w:val="13FAE31C"/>
    <w:rsid w:val="1400DEC6"/>
    <w:rsid w:val="14080746"/>
    <w:rsid w:val="140D7A16"/>
    <w:rsid w:val="142FCD3F"/>
    <w:rsid w:val="14366172"/>
    <w:rsid w:val="14608BEF"/>
    <w:rsid w:val="148149BB"/>
    <w:rsid w:val="149FA8C6"/>
    <w:rsid w:val="14B14E81"/>
    <w:rsid w:val="14E65FCC"/>
    <w:rsid w:val="1519E536"/>
    <w:rsid w:val="151A6B82"/>
    <w:rsid w:val="151F2F7C"/>
    <w:rsid w:val="1532E8E4"/>
    <w:rsid w:val="1534E943"/>
    <w:rsid w:val="1540251D"/>
    <w:rsid w:val="154727C4"/>
    <w:rsid w:val="15510019"/>
    <w:rsid w:val="155458EB"/>
    <w:rsid w:val="157704EE"/>
    <w:rsid w:val="157C787F"/>
    <w:rsid w:val="1581DC58"/>
    <w:rsid w:val="15BA4648"/>
    <w:rsid w:val="15D8DB1A"/>
    <w:rsid w:val="15E40D62"/>
    <w:rsid w:val="15E7D138"/>
    <w:rsid w:val="16006961"/>
    <w:rsid w:val="162FDECA"/>
    <w:rsid w:val="1631A960"/>
    <w:rsid w:val="16384616"/>
    <w:rsid w:val="1638F650"/>
    <w:rsid w:val="163B7927"/>
    <w:rsid w:val="1642F970"/>
    <w:rsid w:val="16584BEA"/>
    <w:rsid w:val="168DD605"/>
    <w:rsid w:val="16BD02B3"/>
    <w:rsid w:val="16BD07B4"/>
    <w:rsid w:val="16D5BE00"/>
    <w:rsid w:val="16F5772C"/>
    <w:rsid w:val="16FEAA1D"/>
    <w:rsid w:val="17022074"/>
    <w:rsid w:val="170F473C"/>
    <w:rsid w:val="172F46A1"/>
    <w:rsid w:val="174139D6"/>
    <w:rsid w:val="1757996E"/>
    <w:rsid w:val="17788A33"/>
    <w:rsid w:val="1779D2CC"/>
    <w:rsid w:val="17845EF9"/>
    <w:rsid w:val="17853C0A"/>
    <w:rsid w:val="17D74988"/>
    <w:rsid w:val="17DBAA97"/>
    <w:rsid w:val="17DF91DB"/>
    <w:rsid w:val="17F8E3C3"/>
    <w:rsid w:val="18096973"/>
    <w:rsid w:val="180F6F85"/>
    <w:rsid w:val="18215BD9"/>
    <w:rsid w:val="182E8EE4"/>
    <w:rsid w:val="183A7FE4"/>
    <w:rsid w:val="183BB22B"/>
    <w:rsid w:val="18523FF2"/>
    <w:rsid w:val="185B2DC2"/>
    <w:rsid w:val="18DA5AF2"/>
    <w:rsid w:val="18E1B980"/>
    <w:rsid w:val="190CFCF0"/>
    <w:rsid w:val="1914A873"/>
    <w:rsid w:val="19215072"/>
    <w:rsid w:val="19425435"/>
    <w:rsid w:val="195853BE"/>
    <w:rsid w:val="197319E9"/>
    <w:rsid w:val="1980B9A3"/>
    <w:rsid w:val="19A027BA"/>
    <w:rsid w:val="19DDBE66"/>
    <w:rsid w:val="19E489FA"/>
    <w:rsid w:val="19EC8C5E"/>
    <w:rsid w:val="19EEAAA4"/>
    <w:rsid w:val="19F4162C"/>
    <w:rsid w:val="1A2FC16F"/>
    <w:rsid w:val="1A598422"/>
    <w:rsid w:val="1A8D167D"/>
    <w:rsid w:val="1A98D275"/>
    <w:rsid w:val="1AB55A0F"/>
    <w:rsid w:val="1AFA657E"/>
    <w:rsid w:val="1AFADCFE"/>
    <w:rsid w:val="1B177C51"/>
    <w:rsid w:val="1B2F65A1"/>
    <w:rsid w:val="1BB0FF61"/>
    <w:rsid w:val="1BBCC3BA"/>
    <w:rsid w:val="1BC32726"/>
    <w:rsid w:val="1BDAC22E"/>
    <w:rsid w:val="1BEB483E"/>
    <w:rsid w:val="1BF05121"/>
    <w:rsid w:val="1BF6E850"/>
    <w:rsid w:val="1C02AD3D"/>
    <w:rsid w:val="1C10E077"/>
    <w:rsid w:val="1C1C213F"/>
    <w:rsid w:val="1C202D37"/>
    <w:rsid w:val="1C239F61"/>
    <w:rsid w:val="1C2AA81D"/>
    <w:rsid w:val="1C416F03"/>
    <w:rsid w:val="1C592DF2"/>
    <w:rsid w:val="1C5EF450"/>
    <w:rsid w:val="1C6E6BEE"/>
    <w:rsid w:val="1C79EC55"/>
    <w:rsid w:val="1C7A6A3E"/>
    <w:rsid w:val="1C8F0F77"/>
    <w:rsid w:val="1C978D46"/>
    <w:rsid w:val="1CDB2E46"/>
    <w:rsid w:val="1CDC674B"/>
    <w:rsid w:val="1D350B98"/>
    <w:rsid w:val="1D3A0AA0"/>
    <w:rsid w:val="1D3D9E92"/>
    <w:rsid w:val="1D4CFBC6"/>
    <w:rsid w:val="1D6E6207"/>
    <w:rsid w:val="1D820C5A"/>
    <w:rsid w:val="1D84E804"/>
    <w:rsid w:val="1DF1BD63"/>
    <w:rsid w:val="1DF88657"/>
    <w:rsid w:val="1DF8CA4E"/>
    <w:rsid w:val="1E0E2FA9"/>
    <w:rsid w:val="1E11E96D"/>
    <w:rsid w:val="1E1CBD9A"/>
    <w:rsid w:val="1E474A43"/>
    <w:rsid w:val="1E60777D"/>
    <w:rsid w:val="1E977AC7"/>
    <w:rsid w:val="1EAD8DAC"/>
    <w:rsid w:val="1ECAE881"/>
    <w:rsid w:val="1ED4015A"/>
    <w:rsid w:val="1EE7D0EA"/>
    <w:rsid w:val="1EF24E4D"/>
    <w:rsid w:val="1F1D4405"/>
    <w:rsid w:val="1F3ABC87"/>
    <w:rsid w:val="1F732A94"/>
    <w:rsid w:val="1FA60CB0"/>
    <w:rsid w:val="1FCC3450"/>
    <w:rsid w:val="1FD727B5"/>
    <w:rsid w:val="1FDC0D51"/>
    <w:rsid w:val="1FFD9CB4"/>
    <w:rsid w:val="20101C0A"/>
    <w:rsid w:val="20509EE3"/>
    <w:rsid w:val="20852DAD"/>
    <w:rsid w:val="2099BD1F"/>
    <w:rsid w:val="209FEB79"/>
    <w:rsid w:val="20A11521"/>
    <w:rsid w:val="20CB98A1"/>
    <w:rsid w:val="20EC4358"/>
    <w:rsid w:val="214AF172"/>
    <w:rsid w:val="2150F625"/>
    <w:rsid w:val="2167734C"/>
    <w:rsid w:val="2176EF52"/>
    <w:rsid w:val="217E1D4F"/>
    <w:rsid w:val="218B7E09"/>
    <w:rsid w:val="21D1D209"/>
    <w:rsid w:val="21D6A437"/>
    <w:rsid w:val="21DC6BC6"/>
    <w:rsid w:val="2218A94B"/>
    <w:rsid w:val="221AF363"/>
    <w:rsid w:val="22374F06"/>
    <w:rsid w:val="225D604F"/>
    <w:rsid w:val="227E2D60"/>
    <w:rsid w:val="228ABBFD"/>
    <w:rsid w:val="22A4C65B"/>
    <w:rsid w:val="22B13A2A"/>
    <w:rsid w:val="22C90834"/>
    <w:rsid w:val="22E3A41D"/>
    <w:rsid w:val="22ED0B7E"/>
    <w:rsid w:val="22FE6507"/>
    <w:rsid w:val="230A9625"/>
    <w:rsid w:val="2312798D"/>
    <w:rsid w:val="231E8C7C"/>
    <w:rsid w:val="23274E6A"/>
    <w:rsid w:val="234C1C1A"/>
    <w:rsid w:val="234F6E6B"/>
    <w:rsid w:val="235B0874"/>
    <w:rsid w:val="2376EC8B"/>
    <w:rsid w:val="237E64D2"/>
    <w:rsid w:val="23958E09"/>
    <w:rsid w:val="23C5D9FB"/>
    <w:rsid w:val="23C5FEFB"/>
    <w:rsid w:val="23C69046"/>
    <w:rsid w:val="23DDA38B"/>
    <w:rsid w:val="23FF8D08"/>
    <w:rsid w:val="2403963E"/>
    <w:rsid w:val="24120B66"/>
    <w:rsid w:val="243174BA"/>
    <w:rsid w:val="243C7D99"/>
    <w:rsid w:val="24980E28"/>
    <w:rsid w:val="24AE3B79"/>
    <w:rsid w:val="24BC3940"/>
    <w:rsid w:val="252222B9"/>
    <w:rsid w:val="253DA90D"/>
    <w:rsid w:val="25C10685"/>
    <w:rsid w:val="25D7684A"/>
    <w:rsid w:val="25EDD88D"/>
    <w:rsid w:val="25FE4138"/>
    <w:rsid w:val="2625B4EC"/>
    <w:rsid w:val="2629B73A"/>
    <w:rsid w:val="2641BE2B"/>
    <w:rsid w:val="2643D45C"/>
    <w:rsid w:val="26663709"/>
    <w:rsid w:val="266A2410"/>
    <w:rsid w:val="26A55AB1"/>
    <w:rsid w:val="26BCAEE0"/>
    <w:rsid w:val="26F76C8F"/>
    <w:rsid w:val="26FE9B67"/>
    <w:rsid w:val="2703A49E"/>
    <w:rsid w:val="270BC93C"/>
    <w:rsid w:val="271EDECD"/>
    <w:rsid w:val="2730C208"/>
    <w:rsid w:val="274CD0FD"/>
    <w:rsid w:val="274D8805"/>
    <w:rsid w:val="27595394"/>
    <w:rsid w:val="27726EDD"/>
    <w:rsid w:val="278DF9FF"/>
    <w:rsid w:val="27975EEC"/>
    <w:rsid w:val="279D1B27"/>
    <w:rsid w:val="27E5EAB0"/>
    <w:rsid w:val="28037E9E"/>
    <w:rsid w:val="280ECEAC"/>
    <w:rsid w:val="2851D5F5"/>
    <w:rsid w:val="28AB8D47"/>
    <w:rsid w:val="28AC4872"/>
    <w:rsid w:val="28B7060D"/>
    <w:rsid w:val="28BAAF2E"/>
    <w:rsid w:val="28C6A5A1"/>
    <w:rsid w:val="28CDDBE1"/>
    <w:rsid w:val="28DCDB8C"/>
    <w:rsid w:val="29121A39"/>
    <w:rsid w:val="29321CAD"/>
    <w:rsid w:val="297DD6D5"/>
    <w:rsid w:val="29BB966C"/>
    <w:rsid w:val="29F593DC"/>
    <w:rsid w:val="29FF1D79"/>
    <w:rsid w:val="2A1A1D9C"/>
    <w:rsid w:val="2A1ECB18"/>
    <w:rsid w:val="2A2001B2"/>
    <w:rsid w:val="2A28A47A"/>
    <w:rsid w:val="2A5459AC"/>
    <w:rsid w:val="2A69AC42"/>
    <w:rsid w:val="2A8028E0"/>
    <w:rsid w:val="2A811078"/>
    <w:rsid w:val="2AB98FD1"/>
    <w:rsid w:val="2B128B67"/>
    <w:rsid w:val="2B22263E"/>
    <w:rsid w:val="2B28AD5C"/>
    <w:rsid w:val="2B31399C"/>
    <w:rsid w:val="2B49BA64"/>
    <w:rsid w:val="2B8976B7"/>
    <w:rsid w:val="2B91643D"/>
    <w:rsid w:val="2BBFEB01"/>
    <w:rsid w:val="2BDFA5A7"/>
    <w:rsid w:val="2BEE0096"/>
    <w:rsid w:val="2C00D244"/>
    <w:rsid w:val="2C060F49"/>
    <w:rsid w:val="2C08F117"/>
    <w:rsid w:val="2C12FC6B"/>
    <w:rsid w:val="2C9019B7"/>
    <w:rsid w:val="2CCD09FD"/>
    <w:rsid w:val="2D16AD82"/>
    <w:rsid w:val="2D186196"/>
    <w:rsid w:val="2D2DC4CA"/>
    <w:rsid w:val="2D4A5587"/>
    <w:rsid w:val="2D523B1D"/>
    <w:rsid w:val="2D781B9D"/>
    <w:rsid w:val="2D86EAB5"/>
    <w:rsid w:val="2DA2F954"/>
    <w:rsid w:val="2DA48B16"/>
    <w:rsid w:val="2DA5E812"/>
    <w:rsid w:val="2DC61EF8"/>
    <w:rsid w:val="2DDB6E55"/>
    <w:rsid w:val="2DE58B5C"/>
    <w:rsid w:val="2DFB91A1"/>
    <w:rsid w:val="2DFEA52B"/>
    <w:rsid w:val="2E059836"/>
    <w:rsid w:val="2E43D1B7"/>
    <w:rsid w:val="2E6A4121"/>
    <w:rsid w:val="2EBA8F8A"/>
    <w:rsid w:val="2EC02923"/>
    <w:rsid w:val="2EC13197"/>
    <w:rsid w:val="2ED9D2B0"/>
    <w:rsid w:val="2F101613"/>
    <w:rsid w:val="2F1C28F9"/>
    <w:rsid w:val="2F33C1B3"/>
    <w:rsid w:val="2F3F7ED5"/>
    <w:rsid w:val="2F52A1B8"/>
    <w:rsid w:val="2F64573D"/>
    <w:rsid w:val="2F7C3F65"/>
    <w:rsid w:val="2F815BBD"/>
    <w:rsid w:val="2FE2FF5A"/>
    <w:rsid w:val="2FE4C189"/>
    <w:rsid w:val="2FE567BB"/>
    <w:rsid w:val="2FF38333"/>
    <w:rsid w:val="2FFBBE72"/>
    <w:rsid w:val="3032857F"/>
    <w:rsid w:val="30565009"/>
    <w:rsid w:val="3064D560"/>
    <w:rsid w:val="309004F6"/>
    <w:rsid w:val="30AAB7CF"/>
    <w:rsid w:val="30C84CCA"/>
    <w:rsid w:val="30CDB8C5"/>
    <w:rsid w:val="31243D23"/>
    <w:rsid w:val="314AD9CE"/>
    <w:rsid w:val="318BB4C2"/>
    <w:rsid w:val="319C3D1E"/>
    <w:rsid w:val="31B8FBE8"/>
    <w:rsid w:val="31D47461"/>
    <w:rsid w:val="31D7E3CE"/>
    <w:rsid w:val="31F34074"/>
    <w:rsid w:val="31F9B45A"/>
    <w:rsid w:val="31FED24B"/>
    <w:rsid w:val="3200A5C1"/>
    <w:rsid w:val="32521708"/>
    <w:rsid w:val="32784056"/>
    <w:rsid w:val="32812278"/>
    <w:rsid w:val="32A876BD"/>
    <w:rsid w:val="32B42319"/>
    <w:rsid w:val="32BB2F47"/>
    <w:rsid w:val="32F4E69A"/>
    <w:rsid w:val="32FA65CA"/>
    <w:rsid w:val="330FDD3A"/>
    <w:rsid w:val="335EB424"/>
    <w:rsid w:val="336E60FE"/>
    <w:rsid w:val="33794D8C"/>
    <w:rsid w:val="339C7622"/>
    <w:rsid w:val="33BFAFDC"/>
    <w:rsid w:val="33DE34F5"/>
    <w:rsid w:val="33F7CF64"/>
    <w:rsid w:val="33F9127B"/>
    <w:rsid w:val="3432CCDB"/>
    <w:rsid w:val="3441723E"/>
    <w:rsid w:val="3467FE9A"/>
    <w:rsid w:val="34776558"/>
    <w:rsid w:val="34A749BA"/>
    <w:rsid w:val="34D32529"/>
    <w:rsid w:val="3511D143"/>
    <w:rsid w:val="351B4978"/>
    <w:rsid w:val="3522A3BA"/>
    <w:rsid w:val="3532D8FB"/>
    <w:rsid w:val="3598D776"/>
    <w:rsid w:val="35D26F96"/>
    <w:rsid w:val="35D37A95"/>
    <w:rsid w:val="35D398C1"/>
    <w:rsid w:val="35DE5A8E"/>
    <w:rsid w:val="35F7C68F"/>
    <w:rsid w:val="36129056"/>
    <w:rsid w:val="3626DCF5"/>
    <w:rsid w:val="362B8322"/>
    <w:rsid w:val="364BA6BF"/>
    <w:rsid w:val="366547E1"/>
    <w:rsid w:val="3667D3AF"/>
    <w:rsid w:val="366E5DDB"/>
    <w:rsid w:val="3685BF71"/>
    <w:rsid w:val="36991BE3"/>
    <w:rsid w:val="36A2FB1A"/>
    <w:rsid w:val="36CBEB7D"/>
    <w:rsid w:val="36D416E4"/>
    <w:rsid w:val="36F2946B"/>
    <w:rsid w:val="37060C94"/>
    <w:rsid w:val="371CFE25"/>
    <w:rsid w:val="376BCA4A"/>
    <w:rsid w:val="377EA0AE"/>
    <w:rsid w:val="37972BE5"/>
    <w:rsid w:val="37DAA38B"/>
    <w:rsid w:val="380602AD"/>
    <w:rsid w:val="38193682"/>
    <w:rsid w:val="3851456E"/>
    <w:rsid w:val="3868F5DE"/>
    <w:rsid w:val="38900067"/>
    <w:rsid w:val="389B04CD"/>
    <w:rsid w:val="389D72C2"/>
    <w:rsid w:val="38B0F609"/>
    <w:rsid w:val="38F64C7D"/>
    <w:rsid w:val="39376318"/>
    <w:rsid w:val="398DD760"/>
    <w:rsid w:val="3993A587"/>
    <w:rsid w:val="39B3354A"/>
    <w:rsid w:val="39D219F8"/>
    <w:rsid w:val="3A04C63F"/>
    <w:rsid w:val="3A3DAD56"/>
    <w:rsid w:val="3A549EE7"/>
    <w:rsid w:val="3A5BF51F"/>
    <w:rsid w:val="3A727971"/>
    <w:rsid w:val="3A7744F4"/>
    <w:rsid w:val="3AA1C594"/>
    <w:rsid w:val="3AB02F4F"/>
    <w:rsid w:val="3AC50AC6"/>
    <w:rsid w:val="3AD2AEED"/>
    <w:rsid w:val="3B120A7E"/>
    <w:rsid w:val="3B4B93DC"/>
    <w:rsid w:val="3B5B47C2"/>
    <w:rsid w:val="3B83E8E3"/>
    <w:rsid w:val="3B9962EE"/>
    <w:rsid w:val="3BB55388"/>
    <w:rsid w:val="3BB94DE7"/>
    <w:rsid w:val="3BD616D8"/>
    <w:rsid w:val="3BE69E8D"/>
    <w:rsid w:val="3C1780B7"/>
    <w:rsid w:val="3C31E28D"/>
    <w:rsid w:val="3C3B2059"/>
    <w:rsid w:val="3C45C17D"/>
    <w:rsid w:val="3C51B27F"/>
    <w:rsid w:val="3C67CC4B"/>
    <w:rsid w:val="3C6DD9AA"/>
    <w:rsid w:val="3C7760B7"/>
    <w:rsid w:val="3C8CA656"/>
    <w:rsid w:val="3CB239E1"/>
    <w:rsid w:val="3CC7C5EB"/>
    <w:rsid w:val="3CCEAABC"/>
    <w:rsid w:val="3CF95466"/>
    <w:rsid w:val="3D3C6701"/>
    <w:rsid w:val="3D451AAD"/>
    <w:rsid w:val="3D46D899"/>
    <w:rsid w:val="3D49AED4"/>
    <w:rsid w:val="3D4E04BC"/>
    <w:rsid w:val="3D518D28"/>
    <w:rsid w:val="3D85F83F"/>
    <w:rsid w:val="3DA7E247"/>
    <w:rsid w:val="3DBB2F80"/>
    <w:rsid w:val="3DBEEF10"/>
    <w:rsid w:val="3DC756E7"/>
    <w:rsid w:val="3DD5DAF2"/>
    <w:rsid w:val="3E103C7E"/>
    <w:rsid w:val="3E24C873"/>
    <w:rsid w:val="3E36FA15"/>
    <w:rsid w:val="3E483253"/>
    <w:rsid w:val="3E86B8CC"/>
    <w:rsid w:val="3E9B68C4"/>
    <w:rsid w:val="3EC1836E"/>
    <w:rsid w:val="3EE7A236"/>
    <w:rsid w:val="3EEA55C1"/>
    <w:rsid w:val="3EFACD82"/>
    <w:rsid w:val="3F0201A5"/>
    <w:rsid w:val="3F09DB89"/>
    <w:rsid w:val="3F28016A"/>
    <w:rsid w:val="3F3E3CC0"/>
    <w:rsid w:val="3F55804C"/>
    <w:rsid w:val="3F7E7506"/>
    <w:rsid w:val="3F8DD6DB"/>
    <w:rsid w:val="3F9F6D0D"/>
    <w:rsid w:val="3FAF63F8"/>
    <w:rsid w:val="3FC9A987"/>
    <w:rsid w:val="3FE70F4C"/>
    <w:rsid w:val="3FEAADFE"/>
    <w:rsid w:val="3FEC13A6"/>
    <w:rsid w:val="3FEFEABA"/>
    <w:rsid w:val="3FFB4705"/>
    <w:rsid w:val="400C2C97"/>
    <w:rsid w:val="40714952"/>
    <w:rsid w:val="40786C88"/>
    <w:rsid w:val="408F1512"/>
    <w:rsid w:val="40987585"/>
    <w:rsid w:val="409A0EBA"/>
    <w:rsid w:val="40CD1A1A"/>
    <w:rsid w:val="40D7FC71"/>
    <w:rsid w:val="40DCA2D7"/>
    <w:rsid w:val="40F12B1D"/>
    <w:rsid w:val="40F27E64"/>
    <w:rsid w:val="40F9A009"/>
    <w:rsid w:val="40FD5A24"/>
    <w:rsid w:val="4100041E"/>
    <w:rsid w:val="4129A73C"/>
    <w:rsid w:val="412BD38E"/>
    <w:rsid w:val="41373402"/>
    <w:rsid w:val="41424E73"/>
    <w:rsid w:val="414A1A65"/>
    <w:rsid w:val="4151234C"/>
    <w:rsid w:val="415593C0"/>
    <w:rsid w:val="41665564"/>
    <w:rsid w:val="41AB70E6"/>
    <w:rsid w:val="422C80EB"/>
    <w:rsid w:val="424BE4F2"/>
    <w:rsid w:val="425651FB"/>
    <w:rsid w:val="4296A343"/>
    <w:rsid w:val="42D42401"/>
    <w:rsid w:val="42E441EC"/>
    <w:rsid w:val="42E6B82F"/>
    <w:rsid w:val="43434EC1"/>
    <w:rsid w:val="43474147"/>
    <w:rsid w:val="4354B241"/>
    <w:rsid w:val="438776B6"/>
    <w:rsid w:val="43EC7CC2"/>
    <w:rsid w:val="43F1FAED"/>
    <w:rsid w:val="43F7C029"/>
    <w:rsid w:val="441563A6"/>
    <w:rsid w:val="441723CB"/>
    <w:rsid w:val="443EEFEF"/>
    <w:rsid w:val="445F489C"/>
    <w:rsid w:val="446DA958"/>
    <w:rsid w:val="449E9852"/>
    <w:rsid w:val="44A0148F"/>
    <w:rsid w:val="44F06FED"/>
    <w:rsid w:val="45189111"/>
    <w:rsid w:val="4527BB17"/>
    <w:rsid w:val="452D4C9B"/>
    <w:rsid w:val="452DC02D"/>
    <w:rsid w:val="452EC967"/>
    <w:rsid w:val="452F9FC7"/>
    <w:rsid w:val="457353E5"/>
    <w:rsid w:val="4588F379"/>
    <w:rsid w:val="45A3F141"/>
    <w:rsid w:val="45A814E0"/>
    <w:rsid w:val="45A8F10C"/>
    <w:rsid w:val="45E9F025"/>
    <w:rsid w:val="4621317B"/>
    <w:rsid w:val="463BE4F0"/>
    <w:rsid w:val="466076EF"/>
    <w:rsid w:val="4690A6EB"/>
    <w:rsid w:val="46991450"/>
    <w:rsid w:val="46B5927E"/>
    <w:rsid w:val="46D11251"/>
    <w:rsid w:val="46DC3F49"/>
    <w:rsid w:val="473AF561"/>
    <w:rsid w:val="475EF88B"/>
    <w:rsid w:val="4766A862"/>
    <w:rsid w:val="4785C086"/>
    <w:rsid w:val="4785FDEA"/>
    <w:rsid w:val="478FA62E"/>
    <w:rsid w:val="47912D82"/>
    <w:rsid w:val="47D15F86"/>
    <w:rsid w:val="47DB4466"/>
    <w:rsid w:val="48678355"/>
    <w:rsid w:val="48734210"/>
    <w:rsid w:val="48843D07"/>
    <w:rsid w:val="48D40CBD"/>
    <w:rsid w:val="4944B1DE"/>
    <w:rsid w:val="496509C2"/>
    <w:rsid w:val="497C1C5F"/>
    <w:rsid w:val="4985B6DF"/>
    <w:rsid w:val="49A354BD"/>
    <w:rsid w:val="49CF345A"/>
    <w:rsid w:val="49F6FC5E"/>
    <w:rsid w:val="4A22D78F"/>
    <w:rsid w:val="4A3391B4"/>
    <w:rsid w:val="4A3AC212"/>
    <w:rsid w:val="4A41C404"/>
    <w:rsid w:val="4A6FDD1E"/>
    <w:rsid w:val="4A8F4BDA"/>
    <w:rsid w:val="4A9B802E"/>
    <w:rsid w:val="4ACB3277"/>
    <w:rsid w:val="4B053319"/>
    <w:rsid w:val="4B12D8C7"/>
    <w:rsid w:val="4B1E0473"/>
    <w:rsid w:val="4B3AECF1"/>
    <w:rsid w:val="4B89653B"/>
    <w:rsid w:val="4B8A2997"/>
    <w:rsid w:val="4B960A39"/>
    <w:rsid w:val="4BAFB06C"/>
    <w:rsid w:val="4BC70D78"/>
    <w:rsid w:val="4BDB594E"/>
    <w:rsid w:val="4BECCC26"/>
    <w:rsid w:val="4BF22646"/>
    <w:rsid w:val="4C1332C5"/>
    <w:rsid w:val="4C1B3E5B"/>
    <w:rsid w:val="4C1C5052"/>
    <w:rsid w:val="4C2C5B22"/>
    <w:rsid w:val="4C3D4234"/>
    <w:rsid w:val="4C5A4232"/>
    <w:rsid w:val="4C6765F3"/>
    <w:rsid w:val="4C7976E0"/>
    <w:rsid w:val="4C81349B"/>
    <w:rsid w:val="4CABE23B"/>
    <w:rsid w:val="4D0E0B1D"/>
    <w:rsid w:val="4D3C036B"/>
    <w:rsid w:val="4D6FA296"/>
    <w:rsid w:val="4D6FD8C0"/>
    <w:rsid w:val="4D9D704E"/>
    <w:rsid w:val="4DA6A7DC"/>
    <w:rsid w:val="4DA77DE0"/>
    <w:rsid w:val="4DAF0326"/>
    <w:rsid w:val="4DB375E2"/>
    <w:rsid w:val="4DD20FFE"/>
    <w:rsid w:val="4DF187F6"/>
    <w:rsid w:val="4DF2CB25"/>
    <w:rsid w:val="4E178248"/>
    <w:rsid w:val="4E32C9E6"/>
    <w:rsid w:val="4E3666F6"/>
    <w:rsid w:val="4E77A5E0"/>
    <w:rsid w:val="4E91CAF6"/>
    <w:rsid w:val="4E993A64"/>
    <w:rsid w:val="4EBD65B7"/>
    <w:rsid w:val="4EC6EBD6"/>
    <w:rsid w:val="4F0787F3"/>
    <w:rsid w:val="4F0F6A58"/>
    <w:rsid w:val="4F4AD387"/>
    <w:rsid w:val="4F519DF9"/>
    <w:rsid w:val="4F58A3AF"/>
    <w:rsid w:val="4F7244D1"/>
    <w:rsid w:val="4F86B764"/>
    <w:rsid w:val="4F908A64"/>
    <w:rsid w:val="4FAC1A15"/>
    <w:rsid w:val="4FC7F979"/>
    <w:rsid w:val="4FDB1421"/>
    <w:rsid w:val="4FF8E736"/>
    <w:rsid w:val="501AB64D"/>
    <w:rsid w:val="504E48D0"/>
    <w:rsid w:val="507A9656"/>
    <w:rsid w:val="50971A40"/>
    <w:rsid w:val="50B1D7CD"/>
    <w:rsid w:val="50BC6208"/>
    <w:rsid w:val="50C59769"/>
    <w:rsid w:val="50DE469A"/>
    <w:rsid w:val="50F483A4"/>
    <w:rsid w:val="5108F14B"/>
    <w:rsid w:val="510CABA2"/>
    <w:rsid w:val="511D6017"/>
    <w:rsid w:val="51257B4C"/>
    <w:rsid w:val="515BB8F3"/>
    <w:rsid w:val="5175925D"/>
    <w:rsid w:val="51796F2B"/>
    <w:rsid w:val="5191FD75"/>
    <w:rsid w:val="51938327"/>
    <w:rsid w:val="51977B2B"/>
    <w:rsid w:val="51B49ECB"/>
    <w:rsid w:val="51B61FE9"/>
    <w:rsid w:val="52010B31"/>
    <w:rsid w:val="52136003"/>
    <w:rsid w:val="521B49A2"/>
    <w:rsid w:val="521CD55D"/>
    <w:rsid w:val="52756895"/>
    <w:rsid w:val="52BA6A86"/>
    <w:rsid w:val="52FB97B1"/>
    <w:rsid w:val="52FCA6BC"/>
    <w:rsid w:val="5303FC16"/>
    <w:rsid w:val="530787EB"/>
    <w:rsid w:val="5318F2CC"/>
    <w:rsid w:val="531AF456"/>
    <w:rsid w:val="531BB601"/>
    <w:rsid w:val="53377885"/>
    <w:rsid w:val="53439BB8"/>
    <w:rsid w:val="534E8BA7"/>
    <w:rsid w:val="535D0628"/>
    <w:rsid w:val="5365D685"/>
    <w:rsid w:val="537B96AF"/>
    <w:rsid w:val="53E9788F"/>
    <w:rsid w:val="54053529"/>
    <w:rsid w:val="540C418B"/>
    <w:rsid w:val="54376D07"/>
    <w:rsid w:val="5440473C"/>
    <w:rsid w:val="545CE5E3"/>
    <w:rsid w:val="548049DA"/>
    <w:rsid w:val="54A08A08"/>
    <w:rsid w:val="54A57F68"/>
    <w:rsid w:val="54AD331F"/>
    <w:rsid w:val="54D1F0B1"/>
    <w:rsid w:val="54D4B876"/>
    <w:rsid w:val="54E1F6D3"/>
    <w:rsid w:val="54E3E606"/>
    <w:rsid w:val="54E96EA8"/>
    <w:rsid w:val="54EC3F8D"/>
    <w:rsid w:val="550556B9"/>
    <w:rsid w:val="550FF87C"/>
    <w:rsid w:val="55632214"/>
    <w:rsid w:val="5570C518"/>
    <w:rsid w:val="55B8AC72"/>
    <w:rsid w:val="55DC2DF7"/>
    <w:rsid w:val="55E264EC"/>
    <w:rsid w:val="55E6EB92"/>
    <w:rsid w:val="55F55843"/>
    <w:rsid w:val="5613F48B"/>
    <w:rsid w:val="564B118A"/>
    <w:rsid w:val="56697DD6"/>
    <w:rsid w:val="567B2F9D"/>
    <w:rsid w:val="569D7747"/>
    <w:rsid w:val="56B234C2"/>
    <w:rsid w:val="56C031FB"/>
    <w:rsid w:val="56C8AE61"/>
    <w:rsid w:val="56D20DDB"/>
    <w:rsid w:val="56DD42D8"/>
    <w:rsid w:val="56E641B2"/>
    <w:rsid w:val="56FF6468"/>
    <w:rsid w:val="57151725"/>
    <w:rsid w:val="571F2C87"/>
    <w:rsid w:val="57495AC2"/>
    <w:rsid w:val="574DB25C"/>
    <w:rsid w:val="57552775"/>
    <w:rsid w:val="575A0D77"/>
    <w:rsid w:val="575E2698"/>
    <w:rsid w:val="57668EDE"/>
    <w:rsid w:val="57754623"/>
    <w:rsid w:val="578C11B0"/>
    <w:rsid w:val="57D9FD43"/>
    <w:rsid w:val="5802BBD0"/>
    <w:rsid w:val="583947A8"/>
    <w:rsid w:val="5843D247"/>
    <w:rsid w:val="5849A85F"/>
    <w:rsid w:val="586376DD"/>
    <w:rsid w:val="587F03C8"/>
    <w:rsid w:val="58836BC1"/>
    <w:rsid w:val="588CA878"/>
    <w:rsid w:val="5890F502"/>
    <w:rsid w:val="589620FA"/>
    <w:rsid w:val="58B39F88"/>
    <w:rsid w:val="58E52B23"/>
    <w:rsid w:val="58F1DBDB"/>
    <w:rsid w:val="590BF4B8"/>
    <w:rsid w:val="592B585A"/>
    <w:rsid w:val="5961CA0B"/>
    <w:rsid w:val="597AC1FB"/>
    <w:rsid w:val="59C8E861"/>
    <w:rsid w:val="59D245EE"/>
    <w:rsid w:val="59FED0FA"/>
    <w:rsid w:val="5A0D5B3D"/>
    <w:rsid w:val="5A10614E"/>
    <w:rsid w:val="5A118EF4"/>
    <w:rsid w:val="5A2E5FFE"/>
    <w:rsid w:val="5A535152"/>
    <w:rsid w:val="5A759DD3"/>
    <w:rsid w:val="5A84EC69"/>
    <w:rsid w:val="5ADD756E"/>
    <w:rsid w:val="5B26BD60"/>
    <w:rsid w:val="5B32C342"/>
    <w:rsid w:val="5B5514ED"/>
    <w:rsid w:val="5B96A179"/>
    <w:rsid w:val="5BA821A0"/>
    <w:rsid w:val="5BC3246F"/>
    <w:rsid w:val="5BFB00E2"/>
    <w:rsid w:val="5C11C92F"/>
    <w:rsid w:val="5C213429"/>
    <w:rsid w:val="5C4BA430"/>
    <w:rsid w:val="5C57D041"/>
    <w:rsid w:val="5C7D5365"/>
    <w:rsid w:val="5C7FD67A"/>
    <w:rsid w:val="5CECFD4E"/>
    <w:rsid w:val="5CFEF436"/>
    <w:rsid w:val="5D119C10"/>
    <w:rsid w:val="5D2B02C3"/>
    <w:rsid w:val="5D8458A9"/>
    <w:rsid w:val="5DA5BE94"/>
    <w:rsid w:val="5DF2A814"/>
    <w:rsid w:val="5E07A78D"/>
    <w:rsid w:val="5E2E2310"/>
    <w:rsid w:val="5E32551C"/>
    <w:rsid w:val="5E4B36B1"/>
    <w:rsid w:val="5E4B4677"/>
    <w:rsid w:val="5E688B73"/>
    <w:rsid w:val="5EAEC471"/>
    <w:rsid w:val="5ED3E490"/>
    <w:rsid w:val="5EDA52A2"/>
    <w:rsid w:val="5EED7A56"/>
    <w:rsid w:val="5EFAFD30"/>
    <w:rsid w:val="5F0D8B4B"/>
    <w:rsid w:val="5F12C963"/>
    <w:rsid w:val="5F208F8F"/>
    <w:rsid w:val="5F2E365B"/>
    <w:rsid w:val="5F37B58C"/>
    <w:rsid w:val="5F75CC2E"/>
    <w:rsid w:val="5FA0A7C8"/>
    <w:rsid w:val="5FC956C1"/>
    <w:rsid w:val="5FD4D01C"/>
    <w:rsid w:val="5FD604A7"/>
    <w:rsid w:val="5FE6530E"/>
    <w:rsid w:val="603BF888"/>
    <w:rsid w:val="603CFD26"/>
    <w:rsid w:val="6056D0B7"/>
    <w:rsid w:val="605F9E30"/>
    <w:rsid w:val="60812BD9"/>
    <w:rsid w:val="60C73E44"/>
    <w:rsid w:val="60CB5EF8"/>
    <w:rsid w:val="60D0D522"/>
    <w:rsid w:val="60DA46E3"/>
    <w:rsid w:val="60DCC278"/>
    <w:rsid w:val="6181E34E"/>
    <w:rsid w:val="61970C0F"/>
    <w:rsid w:val="61F80D47"/>
    <w:rsid w:val="620386FE"/>
    <w:rsid w:val="62220135"/>
    <w:rsid w:val="6239B9F0"/>
    <w:rsid w:val="623DFCF5"/>
    <w:rsid w:val="624C054B"/>
    <w:rsid w:val="6269AE0D"/>
    <w:rsid w:val="627EDED9"/>
    <w:rsid w:val="62A9F0DD"/>
    <w:rsid w:val="62AE6EDA"/>
    <w:rsid w:val="62B23A94"/>
    <w:rsid w:val="62B76543"/>
    <w:rsid w:val="62BC2007"/>
    <w:rsid w:val="62C4C705"/>
    <w:rsid w:val="62C5FADC"/>
    <w:rsid w:val="62CF5EF6"/>
    <w:rsid w:val="62D8F772"/>
    <w:rsid w:val="6319A81C"/>
    <w:rsid w:val="634D6A99"/>
    <w:rsid w:val="63597624"/>
    <w:rsid w:val="636626F5"/>
    <w:rsid w:val="637C4147"/>
    <w:rsid w:val="639B245C"/>
    <w:rsid w:val="63A19724"/>
    <w:rsid w:val="63DA71D0"/>
    <w:rsid w:val="641B31A2"/>
    <w:rsid w:val="643A0352"/>
    <w:rsid w:val="6497C8DF"/>
    <w:rsid w:val="64A6AA25"/>
    <w:rsid w:val="64BA7835"/>
    <w:rsid w:val="64C07D2B"/>
    <w:rsid w:val="6520F4C9"/>
    <w:rsid w:val="652B5950"/>
    <w:rsid w:val="6547F18F"/>
    <w:rsid w:val="6578D43B"/>
    <w:rsid w:val="65CE67D5"/>
    <w:rsid w:val="65DC2721"/>
    <w:rsid w:val="65DDA396"/>
    <w:rsid w:val="65E37C8B"/>
    <w:rsid w:val="6617540E"/>
    <w:rsid w:val="6636C4BD"/>
    <w:rsid w:val="66399778"/>
    <w:rsid w:val="6643C4A9"/>
    <w:rsid w:val="66774647"/>
    <w:rsid w:val="66A65DAC"/>
    <w:rsid w:val="66B82A06"/>
    <w:rsid w:val="66C909A6"/>
    <w:rsid w:val="66DB6898"/>
    <w:rsid w:val="67015B63"/>
    <w:rsid w:val="67054F65"/>
    <w:rsid w:val="67121292"/>
    <w:rsid w:val="6725640A"/>
    <w:rsid w:val="672B92A7"/>
    <w:rsid w:val="6734E0DA"/>
    <w:rsid w:val="676A3836"/>
    <w:rsid w:val="676E9133"/>
    <w:rsid w:val="6778CE4E"/>
    <w:rsid w:val="6788D30D"/>
    <w:rsid w:val="67C98011"/>
    <w:rsid w:val="67DB3E3E"/>
    <w:rsid w:val="67EB04EB"/>
    <w:rsid w:val="680DD093"/>
    <w:rsid w:val="689337E2"/>
    <w:rsid w:val="68AB317F"/>
    <w:rsid w:val="68B9BC95"/>
    <w:rsid w:val="68CDBAE1"/>
    <w:rsid w:val="68D82976"/>
    <w:rsid w:val="68EEB9F5"/>
    <w:rsid w:val="68F4A7FD"/>
    <w:rsid w:val="692C87F1"/>
    <w:rsid w:val="69B067DC"/>
    <w:rsid w:val="69E14CAB"/>
    <w:rsid w:val="69E184B5"/>
    <w:rsid w:val="6A001D43"/>
    <w:rsid w:val="6A14ABC0"/>
    <w:rsid w:val="6A2BBAF7"/>
    <w:rsid w:val="6A5BD206"/>
    <w:rsid w:val="6A7370AC"/>
    <w:rsid w:val="6AA02B56"/>
    <w:rsid w:val="6AC1B0D6"/>
    <w:rsid w:val="6AECEB1B"/>
    <w:rsid w:val="6AFEEC9C"/>
    <w:rsid w:val="6B0FAF5B"/>
    <w:rsid w:val="6B10B9CD"/>
    <w:rsid w:val="6B14358B"/>
    <w:rsid w:val="6B497873"/>
    <w:rsid w:val="6B7E448E"/>
    <w:rsid w:val="6B9BECF5"/>
    <w:rsid w:val="6B9EEF8D"/>
    <w:rsid w:val="6BA6DD13"/>
    <w:rsid w:val="6BAB3C0B"/>
    <w:rsid w:val="6BADD97C"/>
    <w:rsid w:val="6BB3B3D4"/>
    <w:rsid w:val="6BE78A59"/>
    <w:rsid w:val="6BEF151C"/>
    <w:rsid w:val="6BF5904B"/>
    <w:rsid w:val="6BFCD08E"/>
    <w:rsid w:val="6C36F2A2"/>
    <w:rsid w:val="6C7DEA72"/>
    <w:rsid w:val="6C7F4923"/>
    <w:rsid w:val="6C8E1E98"/>
    <w:rsid w:val="6CA29CAE"/>
    <w:rsid w:val="6CB02A0B"/>
    <w:rsid w:val="6CBC505E"/>
    <w:rsid w:val="6CD52199"/>
    <w:rsid w:val="6D05619D"/>
    <w:rsid w:val="6D125758"/>
    <w:rsid w:val="6D18FCE5"/>
    <w:rsid w:val="6D1BF945"/>
    <w:rsid w:val="6D2BEFF9"/>
    <w:rsid w:val="6D360199"/>
    <w:rsid w:val="6D3ABFEE"/>
    <w:rsid w:val="6D42AD74"/>
    <w:rsid w:val="6D4331CC"/>
    <w:rsid w:val="6D6FEDA0"/>
    <w:rsid w:val="6D732652"/>
    <w:rsid w:val="6D73F46F"/>
    <w:rsid w:val="6D815416"/>
    <w:rsid w:val="6D8CA72E"/>
    <w:rsid w:val="6D9982C8"/>
    <w:rsid w:val="6DB682E6"/>
    <w:rsid w:val="6DCCA4D0"/>
    <w:rsid w:val="6E3BEEAE"/>
    <w:rsid w:val="6E4735D5"/>
    <w:rsid w:val="6E47501D"/>
    <w:rsid w:val="6E55D801"/>
    <w:rsid w:val="6E67CA10"/>
    <w:rsid w:val="6E89C0B8"/>
    <w:rsid w:val="6EA131FE"/>
    <w:rsid w:val="6EC72DFE"/>
    <w:rsid w:val="6EDAE58C"/>
    <w:rsid w:val="6EED153D"/>
    <w:rsid w:val="6F34200F"/>
    <w:rsid w:val="6F4C4DBC"/>
    <w:rsid w:val="6F4F3E35"/>
    <w:rsid w:val="6F60F372"/>
    <w:rsid w:val="6F62A5E4"/>
    <w:rsid w:val="6F939A61"/>
    <w:rsid w:val="6F96BEA6"/>
    <w:rsid w:val="6FAA1917"/>
    <w:rsid w:val="6FB7671C"/>
    <w:rsid w:val="6FE9A704"/>
    <w:rsid w:val="704D4441"/>
    <w:rsid w:val="7051A73C"/>
    <w:rsid w:val="708D87A7"/>
    <w:rsid w:val="70D15309"/>
    <w:rsid w:val="70D86149"/>
    <w:rsid w:val="70F27CF9"/>
    <w:rsid w:val="70FE590C"/>
    <w:rsid w:val="7126D3B5"/>
    <w:rsid w:val="7129E292"/>
    <w:rsid w:val="712A4614"/>
    <w:rsid w:val="718E43F1"/>
    <w:rsid w:val="7192D1C7"/>
    <w:rsid w:val="719E1E9C"/>
    <w:rsid w:val="71A147B9"/>
    <w:rsid w:val="71DD6C53"/>
    <w:rsid w:val="72028359"/>
    <w:rsid w:val="722FAFE2"/>
    <w:rsid w:val="72478CEC"/>
    <w:rsid w:val="724800D7"/>
    <w:rsid w:val="724D73D7"/>
    <w:rsid w:val="7252B6D0"/>
    <w:rsid w:val="72738FB4"/>
    <w:rsid w:val="7299AED7"/>
    <w:rsid w:val="72B6A963"/>
    <w:rsid w:val="72B8758B"/>
    <w:rsid w:val="72C0ED6A"/>
    <w:rsid w:val="732A7476"/>
    <w:rsid w:val="732DC1A0"/>
    <w:rsid w:val="733179C2"/>
    <w:rsid w:val="733A4B97"/>
    <w:rsid w:val="735EF00D"/>
    <w:rsid w:val="738479AC"/>
    <w:rsid w:val="73854F6F"/>
    <w:rsid w:val="73B8DD6C"/>
    <w:rsid w:val="73BEE631"/>
    <w:rsid w:val="73F88320"/>
    <w:rsid w:val="74020DA2"/>
    <w:rsid w:val="744AF260"/>
    <w:rsid w:val="74539052"/>
    <w:rsid w:val="746A1C40"/>
    <w:rsid w:val="746CB8AF"/>
    <w:rsid w:val="7472F3F4"/>
    <w:rsid w:val="7481FF4E"/>
    <w:rsid w:val="7493D912"/>
    <w:rsid w:val="74C18420"/>
    <w:rsid w:val="74DD6332"/>
    <w:rsid w:val="74F895C4"/>
    <w:rsid w:val="74FF73CD"/>
    <w:rsid w:val="7522EEE8"/>
    <w:rsid w:val="75321425"/>
    <w:rsid w:val="756A7E23"/>
    <w:rsid w:val="758A5792"/>
    <w:rsid w:val="75945381"/>
    <w:rsid w:val="75B2E420"/>
    <w:rsid w:val="75EB72F8"/>
    <w:rsid w:val="762CAB08"/>
    <w:rsid w:val="7658E888"/>
    <w:rsid w:val="76686EE3"/>
    <w:rsid w:val="766B4D7C"/>
    <w:rsid w:val="76931B86"/>
    <w:rsid w:val="76A8CA3C"/>
    <w:rsid w:val="76B00AF2"/>
    <w:rsid w:val="76CA60EB"/>
    <w:rsid w:val="76DE8B23"/>
    <w:rsid w:val="770275FF"/>
    <w:rsid w:val="77064E84"/>
    <w:rsid w:val="771F1666"/>
    <w:rsid w:val="772A0E1A"/>
    <w:rsid w:val="7761D2F1"/>
    <w:rsid w:val="7781F7C3"/>
    <w:rsid w:val="77A6E72B"/>
    <w:rsid w:val="77C71BAD"/>
    <w:rsid w:val="77D4021B"/>
    <w:rsid w:val="77E1B60B"/>
    <w:rsid w:val="77E35411"/>
    <w:rsid w:val="77EF9031"/>
    <w:rsid w:val="77F41638"/>
    <w:rsid w:val="77F605CB"/>
    <w:rsid w:val="7844A30E"/>
    <w:rsid w:val="786919BD"/>
    <w:rsid w:val="78821219"/>
    <w:rsid w:val="7899637C"/>
    <w:rsid w:val="791BCC1A"/>
    <w:rsid w:val="7985E5F2"/>
    <w:rsid w:val="7990894A"/>
    <w:rsid w:val="79AA6A09"/>
    <w:rsid w:val="79AD8F73"/>
    <w:rsid w:val="79C4E7B5"/>
    <w:rsid w:val="79CD02F2"/>
    <w:rsid w:val="79DCC723"/>
    <w:rsid w:val="79E18708"/>
    <w:rsid w:val="7A058548"/>
    <w:rsid w:val="7A0B5674"/>
    <w:rsid w:val="7A3A39FA"/>
    <w:rsid w:val="7A5A0543"/>
    <w:rsid w:val="7A646390"/>
    <w:rsid w:val="7A9C0841"/>
    <w:rsid w:val="7AB79C7B"/>
    <w:rsid w:val="7B03C7BA"/>
    <w:rsid w:val="7B253644"/>
    <w:rsid w:val="7B45192B"/>
    <w:rsid w:val="7B546A5B"/>
    <w:rsid w:val="7B8B74A9"/>
    <w:rsid w:val="7BCF8CB3"/>
    <w:rsid w:val="7BD34F28"/>
    <w:rsid w:val="7BD44C1B"/>
    <w:rsid w:val="7BE3D885"/>
    <w:rsid w:val="7BE553B7"/>
    <w:rsid w:val="7BE9FFDE"/>
    <w:rsid w:val="7C24D855"/>
    <w:rsid w:val="7C8B5934"/>
    <w:rsid w:val="7C8E9AD2"/>
    <w:rsid w:val="7CB64D08"/>
    <w:rsid w:val="7CD949E5"/>
    <w:rsid w:val="7CFA42D2"/>
    <w:rsid w:val="7D48EF3E"/>
    <w:rsid w:val="7D61431C"/>
    <w:rsid w:val="7D66689F"/>
    <w:rsid w:val="7D68BB6C"/>
    <w:rsid w:val="7D724983"/>
    <w:rsid w:val="7D9B82BA"/>
    <w:rsid w:val="7DC96C15"/>
    <w:rsid w:val="7E0F8AD9"/>
    <w:rsid w:val="7E192B25"/>
    <w:rsid w:val="7E4A4492"/>
    <w:rsid w:val="7E539D0D"/>
    <w:rsid w:val="7E7DA4DA"/>
    <w:rsid w:val="7EA92A76"/>
    <w:rsid w:val="7EB2D248"/>
    <w:rsid w:val="7EC3E54F"/>
    <w:rsid w:val="7EC4EF3F"/>
    <w:rsid w:val="7EF4A19F"/>
    <w:rsid w:val="7EF8380C"/>
    <w:rsid w:val="7F0C966A"/>
    <w:rsid w:val="7F0F874D"/>
    <w:rsid w:val="7F218376"/>
    <w:rsid w:val="7F3B35C7"/>
    <w:rsid w:val="7F3DAFA2"/>
    <w:rsid w:val="7F455EA5"/>
    <w:rsid w:val="7F612B98"/>
    <w:rsid w:val="7F742151"/>
    <w:rsid w:val="7FC9AD9B"/>
    <w:rsid w:val="7FD5D61E"/>
    <w:rsid w:val="7FE4A7FF"/>
    <w:rsid w:val="7FF6C871"/>
    <w:rsid w:val="7FFEF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19D6D776"/>
  <w15:chartTrackingRefBased/>
  <w15:docId w15:val="{E4EB7A25-E4FA-4935-96A0-1D9568F56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rsid w:val="009D79D5"/>
    <w:pPr>
      <w:keepNext/>
      <w:numPr>
        <w:numId w:val="4"/>
      </w:numPr>
      <w:outlineLvl w:val="0"/>
    </w:pPr>
    <w:rPr>
      <w:b/>
      <w:sz w:val="32"/>
      <w:szCs w:val="24"/>
    </w:rPr>
  </w:style>
  <w:style w:type="paragraph" w:styleId="Heading2">
    <w:name w:val="heading 2"/>
    <w:basedOn w:val="Normal"/>
    <w:next w:val="Normal"/>
    <w:qFormat/>
    <w:rsid w:val="009D79D5"/>
    <w:pPr>
      <w:keepNext/>
      <w:numPr>
        <w:ilvl w:val="1"/>
        <w:numId w:val="4"/>
      </w:numPr>
      <w:outlineLvl w:val="1"/>
    </w:pPr>
    <w:rPr>
      <w:sz w:val="32"/>
      <w:szCs w:val="24"/>
    </w:rPr>
  </w:style>
  <w:style w:type="paragraph" w:styleId="Heading3">
    <w:name w:val="heading 3"/>
    <w:basedOn w:val="Normal"/>
    <w:next w:val="Normal"/>
    <w:qFormat/>
    <w:rsid w:val="009D79D5"/>
    <w:pPr>
      <w:keepNext/>
      <w:numPr>
        <w:ilvl w:val="2"/>
        <w:numId w:val="4"/>
      </w:numPr>
      <w:spacing w:before="240" w:after="60"/>
      <w:outlineLvl w:val="2"/>
    </w:pPr>
    <w:rPr>
      <w:rFonts w:ascii="Arial" w:hAnsi="Arial" w:cs="Arial"/>
      <w:sz w:val="26"/>
      <w:szCs w:val="26"/>
    </w:rPr>
  </w:style>
  <w:style w:type="paragraph" w:styleId="Heading4">
    <w:name w:val="heading 4"/>
    <w:aliases w:val="h4,4,H4,h4 sub sub heading"/>
    <w:basedOn w:val="Normal"/>
    <w:next w:val="Normal"/>
    <w:qFormat/>
    <w:rsid w:val="009D79D5"/>
    <w:pPr>
      <w:keepNext/>
      <w:numPr>
        <w:ilvl w:val="3"/>
        <w:numId w:val="4"/>
      </w:numPr>
      <w:spacing w:before="240" w:after="60"/>
      <w:outlineLvl w:val="3"/>
    </w:pPr>
    <w:rPr>
      <w:rFonts w:ascii="Arial" w:hAnsi="Arial" w:cs="Arial"/>
      <w:i/>
      <w:iCs/>
      <w:szCs w:val="28"/>
    </w:rPr>
  </w:style>
  <w:style w:type="paragraph" w:styleId="Heading5">
    <w:name w:val="heading 5"/>
    <w:aliases w:val="H5"/>
    <w:basedOn w:val="Normal"/>
    <w:next w:val="Normal"/>
    <w:qFormat/>
    <w:rsid w:val="009D79D5"/>
    <w:pPr>
      <w:numPr>
        <w:ilvl w:val="4"/>
        <w:numId w:val="4"/>
      </w:numPr>
      <w:spacing w:before="240" w:after="60"/>
      <w:outlineLvl w:val="4"/>
    </w:pPr>
    <w:rPr>
      <w:b/>
      <w:bCs/>
      <w:i/>
      <w:iCs/>
      <w:sz w:val="26"/>
      <w:szCs w:val="26"/>
    </w:rPr>
  </w:style>
  <w:style w:type="paragraph" w:styleId="Heading6">
    <w:name w:val="heading 6"/>
    <w:basedOn w:val="Normal"/>
    <w:next w:val="Normal"/>
    <w:qFormat/>
    <w:rsid w:val="009D79D5"/>
    <w:pPr>
      <w:numPr>
        <w:ilvl w:val="5"/>
        <w:numId w:val="4"/>
      </w:numPr>
      <w:spacing w:before="240" w:after="60"/>
      <w:outlineLvl w:val="5"/>
    </w:pPr>
    <w:rPr>
      <w:b/>
      <w:bCs/>
      <w:sz w:val="22"/>
      <w:szCs w:val="22"/>
    </w:rPr>
  </w:style>
  <w:style w:type="paragraph" w:styleId="Heading7">
    <w:name w:val="heading 7"/>
    <w:basedOn w:val="Normal"/>
    <w:next w:val="Normal"/>
    <w:qFormat/>
    <w:rsid w:val="009D79D5"/>
    <w:pPr>
      <w:numPr>
        <w:ilvl w:val="6"/>
        <w:numId w:val="4"/>
      </w:numPr>
      <w:spacing w:before="240" w:after="60"/>
      <w:outlineLvl w:val="6"/>
    </w:pPr>
    <w:rPr>
      <w:szCs w:val="24"/>
    </w:rPr>
  </w:style>
  <w:style w:type="paragraph" w:styleId="Heading8">
    <w:name w:val="heading 8"/>
    <w:basedOn w:val="Normal"/>
    <w:next w:val="Normal"/>
    <w:qFormat/>
    <w:rsid w:val="009D79D5"/>
    <w:pPr>
      <w:numPr>
        <w:ilvl w:val="7"/>
        <w:numId w:val="4"/>
      </w:numPr>
      <w:spacing w:before="240" w:after="60"/>
      <w:outlineLvl w:val="7"/>
    </w:pPr>
    <w:rPr>
      <w:i/>
      <w:iCs/>
      <w:szCs w:val="24"/>
    </w:rPr>
  </w:style>
  <w:style w:type="paragraph" w:styleId="Heading9">
    <w:name w:val="heading 9"/>
    <w:basedOn w:val="Normal"/>
    <w:next w:val="Normal"/>
    <w:qFormat/>
    <w:rsid w:val="009D79D5"/>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FootnoteReference">
    <w:name w:val="footnote reference"/>
    <w:semiHidden/>
  </w:style>
  <w:style w:type="paragraph" w:styleId="BodyTextIndent">
    <w:name w:val="Body Text Indent"/>
    <w:basedOn w:val="Normal"/>
    <w:pPr>
      <w:ind w:left="696"/>
    </w:p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5D34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A3BDE"/>
  </w:style>
  <w:style w:type="paragraph" w:styleId="BodyText">
    <w:name w:val="Body Text"/>
    <w:basedOn w:val="Normal"/>
    <w:rsid w:val="005A3BDE"/>
    <w:pPr>
      <w:spacing w:after="120"/>
    </w:pPr>
  </w:style>
  <w:style w:type="character" w:styleId="Hyperlink">
    <w:name w:val="Hyperlink"/>
    <w:uiPriority w:val="99"/>
    <w:rsid w:val="003A1C1A"/>
    <w:rPr>
      <w:color w:val="0000FF"/>
      <w:u w:val="single"/>
    </w:rPr>
  </w:style>
  <w:style w:type="character" w:styleId="Strong">
    <w:name w:val="Strong"/>
    <w:qFormat/>
    <w:rsid w:val="003A1C1A"/>
    <w:rPr>
      <w:b/>
      <w:bCs/>
    </w:rPr>
  </w:style>
  <w:style w:type="paragraph" w:styleId="TOC1">
    <w:name w:val="toc 1"/>
    <w:basedOn w:val="Normal"/>
    <w:next w:val="Normal"/>
    <w:autoRedefine/>
    <w:uiPriority w:val="39"/>
    <w:rsid w:val="009D79D5"/>
    <w:rPr>
      <w:szCs w:val="24"/>
    </w:rPr>
  </w:style>
  <w:style w:type="paragraph" w:styleId="TOC2">
    <w:name w:val="toc 2"/>
    <w:basedOn w:val="Normal"/>
    <w:next w:val="Normal"/>
    <w:autoRedefine/>
    <w:uiPriority w:val="39"/>
    <w:rsid w:val="001F570E"/>
    <w:pPr>
      <w:tabs>
        <w:tab w:val="left" w:pos="960"/>
        <w:tab w:val="right" w:leader="dot" w:pos="10963"/>
      </w:tabs>
      <w:ind w:left="240"/>
    </w:pPr>
    <w:rPr>
      <w:szCs w:val="24"/>
    </w:rPr>
  </w:style>
  <w:style w:type="paragraph" w:styleId="BodyText2">
    <w:name w:val="Body Text 2"/>
    <w:basedOn w:val="Normal"/>
    <w:rsid w:val="002D2136"/>
    <w:pPr>
      <w:jc w:val="center"/>
    </w:pPr>
    <w:rPr>
      <w:b/>
      <w:bCs/>
      <w:szCs w:val="24"/>
    </w:rPr>
  </w:style>
  <w:style w:type="paragraph" w:styleId="BodyText3">
    <w:name w:val="Body Text 3"/>
    <w:basedOn w:val="Normal"/>
    <w:rsid w:val="002D2136"/>
    <w:pPr>
      <w:jc w:val="center"/>
    </w:pPr>
    <w:rPr>
      <w:szCs w:val="24"/>
    </w:rPr>
  </w:style>
  <w:style w:type="paragraph" w:styleId="TOC3">
    <w:name w:val="toc 3"/>
    <w:basedOn w:val="Normal"/>
    <w:next w:val="Normal"/>
    <w:autoRedefine/>
    <w:semiHidden/>
    <w:rsid w:val="002D2136"/>
    <w:pPr>
      <w:ind w:left="480"/>
    </w:pPr>
    <w:rPr>
      <w:szCs w:val="24"/>
    </w:rPr>
  </w:style>
  <w:style w:type="paragraph" w:styleId="TOC4">
    <w:name w:val="toc 4"/>
    <w:basedOn w:val="Normal"/>
    <w:next w:val="Normal"/>
    <w:autoRedefine/>
    <w:semiHidden/>
    <w:rsid w:val="002D2136"/>
    <w:pPr>
      <w:ind w:left="720"/>
    </w:pPr>
    <w:rPr>
      <w:szCs w:val="24"/>
    </w:rPr>
  </w:style>
  <w:style w:type="paragraph" w:styleId="TOC5">
    <w:name w:val="toc 5"/>
    <w:basedOn w:val="Normal"/>
    <w:next w:val="Normal"/>
    <w:autoRedefine/>
    <w:semiHidden/>
    <w:rsid w:val="002D2136"/>
    <w:pPr>
      <w:ind w:left="960"/>
    </w:pPr>
    <w:rPr>
      <w:szCs w:val="24"/>
    </w:rPr>
  </w:style>
  <w:style w:type="paragraph" w:styleId="TOC6">
    <w:name w:val="toc 6"/>
    <w:basedOn w:val="Normal"/>
    <w:next w:val="Normal"/>
    <w:autoRedefine/>
    <w:semiHidden/>
    <w:rsid w:val="002D2136"/>
    <w:pPr>
      <w:ind w:left="1200"/>
    </w:pPr>
    <w:rPr>
      <w:szCs w:val="24"/>
    </w:rPr>
  </w:style>
  <w:style w:type="paragraph" w:styleId="TOC7">
    <w:name w:val="toc 7"/>
    <w:basedOn w:val="Normal"/>
    <w:next w:val="Normal"/>
    <w:autoRedefine/>
    <w:semiHidden/>
    <w:rsid w:val="002D2136"/>
    <w:pPr>
      <w:ind w:left="1440"/>
    </w:pPr>
    <w:rPr>
      <w:szCs w:val="24"/>
    </w:rPr>
  </w:style>
  <w:style w:type="paragraph" w:styleId="TOC8">
    <w:name w:val="toc 8"/>
    <w:basedOn w:val="Normal"/>
    <w:next w:val="Normal"/>
    <w:autoRedefine/>
    <w:semiHidden/>
    <w:rsid w:val="002D2136"/>
    <w:pPr>
      <w:ind w:left="1680"/>
    </w:pPr>
    <w:rPr>
      <w:szCs w:val="24"/>
    </w:rPr>
  </w:style>
  <w:style w:type="paragraph" w:styleId="TOC9">
    <w:name w:val="toc 9"/>
    <w:basedOn w:val="Normal"/>
    <w:next w:val="Normal"/>
    <w:autoRedefine/>
    <w:semiHidden/>
    <w:rsid w:val="002D2136"/>
    <w:pPr>
      <w:ind w:left="1920"/>
    </w:pPr>
    <w:rPr>
      <w:szCs w:val="24"/>
    </w:rPr>
  </w:style>
  <w:style w:type="character" w:styleId="FollowedHyperlink">
    <w:name w:val="FollowedHyperlink"/>
    <w:rsid w:val="002D2136"/>
    <w:rPr>
      <w:color w:val="800080"/>
      <w:u w:val="single"/>
    </w:rPr>
  </w:style>
  <w:style w:type="paragraph" w:customStyle="1" w:styleId="Quick">
    <w:name w:val="Quick ­"/>
    <w:basedOn w:val="Normal"/>
    <w:rsid w:val="002D2136"/>
    <w:pPr>
      <w:widowControl w:val="0"/>
      <w:ind w:left="2160" w:hanging="720"/>
    </w:pPr>
    <w:rPr>
      <w:snapToGrid w:val="0"/>
      <w:sz w:val="24"/>
    </w:rPr>
  </w:style>
  <w:style w:type="paragraph" w:styleId="CommentText">
    <w:name w:val="annotation text"/>
    <w:basedOn w:val="Normal"/>
    <w:semiHidden/>
    <w:rsid w:val="002D2136"/>
  </w:style>
  <w:style w:type="paragraph" w:styleId="NormalWeb">
    <w:name w:val="Normal (Web)"/>
    <w:basedOn w:val="Normal"/>
    <w:rsid w:val="002D2136"/>
    <w:pPr>
      <w:spacing w:before="100" w:beforeAutospacing="1" w:after="100" w:afterAutospacing="1"/>
    </w:pPr>
    <w:rPr>
      <w:rFonts w:eastAsia="Arial Unicode MS"/>
      <w:sz w:val="24"/>
      <w:szCs w:val="24"/>
    </w:rPr>
  </w:style>
  <w:style w:type="paragraph" w:styleId="HTMLPreformatted">
    <w:name w:val="HTML Preformatted"/>
    <w:basedOn w:val="Normal"/>
    <w:rsid w:val="002D2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rPr>
  </w:style>
  <w:style w:type="paragraph" w:styleId="NormalIndent">
    <w:name w:val="Normal Indent"/>
    <w:basedOn w:val="Normal"/>
    <w:rsid w:val="002D2136"/>
    <w:pPr>
      <w:widowControl w:val="0"/>
      <w:spacing w:line="240" w:lineRule="atLeast"/>
      <w:ind w:left="851"/>
      <w:jc w:val="both"/>
    </w:pPr>
    <w:rPr>
      <w:rFonts w:ascii="Century" w:eastAsia="MS Mincho" w:hAnsi="Century" w:cs="Century"/>
      <w:lang w:eastAsia="ja-JP"/>
    </w:rPr>
  </w:style>
  <w:style w:type="paragraph" w:styleId="PlainText">
    <w:name w:val="Plain Text"/>
    <w:basedOn w:val="Normal"/>
    <w:rsid w:val="002D2136"/>
    <w:pPr>
      <w:widowControl w:val="0"/>
      <w:jc w:val="both"/>
    </w:pPr>
    <w:rPr>
      <w:rFonts w:ascii="MS Mincho" w:eastAsia="MS Mincho" w:hAnsi="Courier New" w:cs="MS Mincho"/>
      <w:kern w:val="2"/>
      <w:sz w:val="21"/>
      <w:szCs w:val="21"/>
      <w:lang w:eastAsia="ja-JP"/>
    </w:rPr>
  </w:style>
  <w:style w:type="paragraph" w:customStyle="1" w:styleId="a">
    <w:name w:val="本文１"/>
    <w:basedOn w:val="Normal"/>
    <w:rsid w:val="002D2136"/>
    <w:pPr>
      <w:widowControl w:val="0"/>
      <w:ind w:firstLineChars="100" w:firstLine="210"/>
      <w:jc w:val="both"/>
    </w:pPr>
    <w:rPr>
      <w:rFonts w:ascii="MS PMincho" w:eastAsia="MS PMincho" w:hAnsi="MS PMincho" w:cs="MS PMincho"/>
      <w:kern w:val="2"/>
      <w:sz w:val="21"/>
      <w:szCs w:val="21"/>
      <w:lang w:eastAsia="ja-JP"/>
    </w:rPr>
  </w:style>
  <w:style w:type="paragraph" w:customStyle="1" w:styleId="a0">
    <w:name w:val="パラメータ１"/>
    <w:basedOn w:val="Normal"/>
    <w:rsid w:val="002D2136"/>
    <w:pPr>
      <w:widowControl w:val="0"/>
      <w:tabs>
        <w:tab w:val="left" w:pos="1890"/>
        <w:tab w:val="left" w:pos="2430"/>
      </w:tabs>
      <w:spacing w:line="240" w:lineRule="atLeast"/>
      <w:ind w:leftChars="180" w:left="2430" w:hangingChars="1035" w:hanging="2070"/>
      <w:jc w:val="both"/>
    </w:pPr>
    <w:rPr>
      <w:rFonts w:ascii="Century" w:eastAsia="MS Mincho" w:hAnsi="Century" w:cs="Century"/>
      <w:lang w:eastAsia="ja-JP"/>
    </w:rPr>
  </w:style>
  <w:style w:type="paragraph" w:customStyle="1" w:styleId="1">
    <w:name w:val="戻り値1"/>
    <w:basedOn w:val="Normal"/>
    <w:rsid w:val="002D2136"/>
    <w:pPr>
      <w:widowControl w:val="0"/>
      <w:tabs>
        <w:tab w:val="left" w:pos="360"/>
        <w:tab w:val="left" w:pos="2430"/>
      </w:tabs>
      <w:spacing w:line="240" w:lineRule="atLeast"/>
      <w:jc w:val="both"/>
    </w:pPr>
    <w:rPr>
      <w:rFonts w:ascii="Century" w:eastAsia="MS Mincho" w:hAnsi="Century" w:cs="Century"/>
      <w:lang w:eastAsia="ja-JP"/>
    </w:rPr>
  </w:style>
  <w:style w:type="paragraph" w:customStyle="1" w:styleId="10">
    <w:name w:val="解説1"/>
    <w:basedOn w:val="Header"/>
    <w:rsid w:val="002D2136"/>
    <w:pPr>
      <w:widowControl w:val="0"/>
      <w:tabs>
        <w:tab w:val="clear" w:pos="4320"/>
        <w:tab w:val="clear" w:pos="8640"/>
      </w:tabs>
      <w:adjustRightInd w:val="0"/>
      <w:spacing w:line="240" w:lineRule="atLeast"/>
      <w:ind w:left="360" w:firstLine="180"/>
      <w:jc w:val="both"/>
      <w:textAlignment w:val="baseline"/>
    </w:pPr>
    <w:rPr>
      <w:rFonts w:ascii="Century" w:eastAsia="MS Mincho" w:hAnsi="Century" w:cs="Century"/>
      <w:lang w:eastAsia="ja-JP"/>
    </w:rPr>
  </w:style>
  <w:style w:type="paragraph" w:customStyle="1" w:styleId="11">
    <w:name w:val="注意事項1"/>
    <w:basedOn w:val="10"/>
    <w:rsid w:val="002D2136"/>
    <w:pPr>
      <w:ind w:leftChars="180" w:left="540" w:hangingChars="90" w:hanging="180"/>
    </w:pPr>
  </w:style>
  <w:style w:type="paragraph" w:customStyle="1" w:styleId="12">
    <w:name w:val="書式1"/>
    <w:basedOn w:val="Header"/>
    <w:rsid w:val="002D2136"/>
    <w:pPr>
      <w:widowControl w:val="0"/>
      <w:tabs>
        <w:tab w:val="clear" w:pos="4320"/>
        <w:tab w:val="clear" w:pos="8640"/>
      </w:tabs>
      <w:adjustRightInd w:val="0"/>
      <w:spacing w:line="240" w:lineRule="atLeast"/>
      <w:ind w:left="360"/>
      <w:jc w:val="both"/>
      <w:textAlignment w:val="baseline"/>
    </w:pPr>
    <w:rPr>
      <w:rFonts w:ascii="Century" w:eastAsia="細明朝体" w:hAnsi="Century" w:cs="Century"/>
      <w:lang w:eastAsia="ja-JP"/>
    </w:rPr>
  </w:style>
  <w:style w:type="paragraph" w:customStyle="1" w:styleId="2">
    <w:name w:val="表紙2_注意文言"/>
    <w:rsid w:val="002D2136"/>
    <w:pPr>
      <w:numPr>
        <w:numId w:val="6"/>
      </w:numPr>
      <w:tabs>
        <w:tab w:val="left" w:pos="160"/>
      </w:tabs>
      <w:snapToGrid w:val="0"/>
      <w:ind w:left="159" w:hanging="159"/>
      <w:jc w:val="both"/>
    </w:pPr>
    <w:rPr>
      <w:rFonts w:ascii="Arial" w:eastAsia="MS Gothic" w:hAnsi="Arial" w:cs="Arial"/>
      <w:sz w:val="16"/>
      <w:szCs w:val="16"/>
      <w:lang w:eastAsia="ja-JP"/>
    </w:rPr>
  </w:style>
  <w:style w:type="paragraph" w:customStyle="1" w:styleId="13">
    <w:name w:val="表紙1_製品名"/>
    <w:rsid w:val="002D2136"/>
    <w:pPr>
      <w:jc w:val="right"/>
    </w:pPr>
    <w:rPr>
      <w:rFonts w:ascii="Arial" w:eastAsia="MS Gothic" w:hAnsi="Arial" w:cs="Arial"/>
      <w:b/>
      <w:bCs/>
      <w:sz w:val="72"/>
      <w:szCs w:val="72"/>
      <w:lang w:eastAsia="ja-JP"/>
    </w:rPr>
  </w:style>
  <w:style w:type="paragraph" w:customStyle="1" w:styleId="14">
    <w:name w:val="表紙1_品種"/>
    <w:rsid w:val="002D2136"/>
    <w:pPr>
      <w:jc w:val="right"/>
    </w:pPr>
    <w:rPr>
      <w:rFonts w:ascii="Arial" w:eastAsia="MS Gothic" w:hAnsi="Arial" w:cs="Arial"/>
      <w:sz w:val="24"/>
      <w:szCs w:val="24"/>
      <w:lang w:eastAsia="ja-JP"/>
    </w:rPr>
  </w:style>
  <w:style w:type="paragraph" w:customStyle="1" w:styleId="15">
    <w:name w:val="表紙1_ドキュメント種別"/>
    <w:rsid w:val="002D2136"/>
    <w:pPr>
      <w:jc w:val="right"/>
    </w:pPr>
    <w:rPr>
      <w:rFonts w:ascii="Arial" w:eastAsia="MS Gothic" w:hAnsi="Arial" w:cs="Arial"/>
      <w:sz w:val="48"/>
      <w:szCs w:val="48"/>
      <w:lang w:eastAsia="ja-JP"/>
    </w:rPr>
  </w:style>
  <w:style w:type="paragraph" w:customStyle="1" w:styleId="tkBodyText">
    <w:name w:val="tk Body Text"/>
    <w:basedOn w:val="Normal"/>
    <w:rsid w:val="002D2136"/>
    <w:pPr>
      <w:spacing w:before="120" w:after="120"/>
    </w:pPr>
    <w:rPr>
      <w:rFonts w:ascii="Arial" w:hAnsi="Arial"/>
      <w:szCs w:val="24"/>
    </w:rPr>
  </w:style>
  <w:style w:type="paragraph" w:customStyle="1" w:styleId="Heading112pt">
    <w:name w:val="Heading 1 + 12 pt"/>
    <w:aliases w:val="Bold"/>
    <w:basedOn w:val="Heading1"/>
    <w:rsid w:val="002D2136"/>
    <w:pPr>
      <w:numPr>
        <w:numId w:val="2"/>
      </w:numPr>
    </w:pPr>
    <w:rPr>
      <w:bCs/>
      <w:sz w:val="24"/>
    </w:rPr>
  </w:style>
  <w:style w:type="character" w:styleId="CommentReference">
    <w:name w:val="annotation reference"/>
    <w:semiHidden/>
    <w:rsid w:val="00020DED"/>
    <w:rPr>
      <w:sz w:val="16"/>
      <w:szCs w:val="16"/>
    </w:rPr>
  </w:style>
  <w:style w:type="paragraph" w:styleId="Caption">
    <w:name w:val="caption"/>
    <w:basedOn w:val="Normal"/>
    <w:next w:val="Normal"/>
    <w:qFormat/>
    <w:rsid w:val="00020DED"/>
    <w:pPr>
      <w:widowControl w:val="0"/>
      <w:spacing w:before="120" w:after="240" w:line="240" w:lineRule="atLeast"/>
      <w:jc w:val="both"/>
    </w:pPr>
    <w:rPr>
      <w:rFonts w:ascii="Century" w:eastAsia="MS Mincho" w:hAnsi="Century" w:cs="Century"/>
      <w:b/>
      <w:bCs/>
      <w:lang w:eastAsia="ja-JP"/>
    </w:rPr>
  </w:style>
  <w:style w:type="paragraph" w:styleId="CommentSubject">
    <w:name w:val="annotation subject"/>
    <w:basedOn w:val="CommentText"/>
    <w:next w:val="CommentText"/>
    <w:semiHidden/>
    <w:rsid w:val="00020DED"/>
    <w:rPr>
      <w:b/>
      <w:bCs/>
    </w:rPr>
  </w:style>
  <w:style w:type="paragraph" w:styleId="DocumentMap">
    <w:name w:val="Document Map"/>
    <w:basedOn w:val="Normal"/>
    <w:semiHidden/>
    <w:rsid w:val="00020DED"/>
    <w:pPr>
      <w:shd w:val="clear" w:color="auto" w:fill="000080"/>
    </w:pPr>
    <w:rPr>
      <w:rFonts w:ascii="Tahoma" w:hAnsi="Tahoma" w:cs="Tahoma"/>
    </w:rPr>
  </w:style>
  <w:style w:type="paragraph" w:styleId="Revision">
    <w:name w:val="Revision"/>
    <w:hidden/>
    <w:uiPriority w:val="99"/>
    <w:semiHidden/>
    <w:rsid w:val="00D126AF"/>
  </w:style>
  <w:style w:type="paragraph" w:styleId="ListParagraph">
    <w:name w:val="List Paragraph"/>
    <w:basedOn w:val="Normal"/>
    <w:uiPriority w:val="34"/>
    <w:qFormat/>
    <w:pPr>
      <w:ind w:left="720"/>
      <w:contextualSpacing/>
    </w:pPr>
  </w:style>
  <w:style w:type="character" w:customStyle="1" w:styleId="FooterChar">
    <w:name w:val="Footer Char"/>
    <w:basedOn w:val="DefaultParagraphFont"/>
    <w:link w:val="Footer"/>
    <w:rsid w:val="00F95815"/>
  </w:style>
  <w:style w:type="paragraph" w:customStyle="1" w:styleId="Pa0">
    <w:name w:val="Pa0"/>
    <w:basedOn w:val="Normal"/>
    <w:next w:val="Normal"/>
    <w:uiPriority w:val="99"/>
    <w:rsid w:val="00F95815"/>
    <w:pPr>
      <w:autoSpaceDE w:val="0"/>
      <w:autoSpaceDN w:val="0"/>
      <w:adjustRightInd w:val="0"/>
      <w:spacing w:line="241" w:lineRule="atLeast"/>
    </w:pPr>
    <w:rPr>
      <w:rFonts w:ascii="Roboto" w:eastAsiaTheme="majorEastAsia" w:hAnsi="Roboto" w:cstheme="majorBidi"/>
      <w:sz w:val="24"/>
      <w:szCs w:val="24"/>
    </w:rPr>
  </w:style>
  <w:style w:type="paragraph" w:customStyle="1" w:styleId="NormalAfterHeading">
    <w:name w:val="Normal After Heading"/>
    <w:basedOn w:val="Normal"/>
    <w:next w:val="Normal"/>
    <w:rsid w:val="00C363FE"/>
    <w:pPr>
      <w:spacing w:before="60"/>
    </w:pPr>
    <w:rPr>
      <w:rFonts w:ascii="Arial" w:eastAsia="SimSun" w:hAnsi="Arial"/>
      <w:lang w:val="en-CA" w:eastAsia="zh-CN"/>
    </w:rPr>
  </w:style>
  <w:style w:type="paragraph" w:styleId="ListBullet4">
    <w:name w:val="List Bullet 4"/>
    <w:basedOn w:val="Normal"/>
    <w:rsid w:val="00C363FE"/>
    <w:pPr>
      <w:numPr>
        <w:numId w:val="10"/>
      </w:numPr>
      <w:tabs>
        <w:tab w:val="clear" w:pos="1440"/>
      </w:tabs>
      <w:spacing w:before="60"/>
    </w:pPr>
    <w:rPr>
      <w:rFonts w:ascii="Arial" w:eastAsia="SimSun" w:hAnsi="Arial"/>
      <w:lang w:val="en-CA" w:eastAsia="zh-CN"/>
    </w:rPr>
  </w:style>
  <w:style w:type="paragraph" w:customStyle="1" w:styleId="Default">
    <w:name w:val="Default"/>
    <w:rsid w:val="00C363FE"/>
    <w:pPr>
      <w:widowControl w:val="0"/>
      <w:autoSpaceDE w:val="0"/>
      <w:autoSpaceDN w:val="0"/>
      <w:adjustRightInd w:val="0"/>
    </w:pPr>
    <w:rPr>
      <w:color w:val="000000"/>
      <w:sz w:val="24"/>
      <w:szCs w:val="24"/>
    </w:rPr>
  </w:style>
  <w:style w:type="character" w:styleId="IntenseEmphasis">
    <w:name w:val="Intense Emphasis"/>
    <w:basedOn w:val="DefaultParagraphFont"/>
    <w:uiPriority w:val="21"/>
    <w:qFormat/>
    <w:rsid w:val="00C363FE"/>
    <w:rPr>
      <w:i/>
      <w:iCs/>
      <w:color w:val="4472C4" w:themeColor="accent1"/>
    </w:rPr>
  </w:style>
  <w:style w:type="character" w:customStyle="1" w:styleId="UnresolvedMention">
    <w:name w:val="Unresolved Mention"/>
    <w:basedOn w:val="DefaultParagraphFont"/>
    <w:uiPriority w:val="99"/>
    <w:semiHidden/>
    <w:unhideWhenUsed/>
    <w:rsid w:val="00EF1F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073700">
      <w:bodyDiv w:val="1"/>
      <w:marLeft w:val="0"/>
      <w:marRight w:val="0"/>
      <w:marTop w:val="0"/>
      <w:marBottom w:val="0"/>
      <w:divBdr>
        <w:top w:val="none" w:sz="0" w:space="0" w:color="auto"/>
        <w:left w:val="none" w:sz="0" w:space="0" w:color="auto"/>
        <w:bottom w:val="none" w:sz="0" w:space="0" w:color="auto"/>
        <w:right w:val="none" w:sz="0" w:space="0" w:color="auto"/>
      </w:divBdr>
    </w:div>
    <w:div w:id="685135481">
      <w:bodyDiv w:val="1"/>
      <w:marLeft w:val="0"/>
      <w:marRight w:val="0"/>
      <w:marTop w:val="0"/>
      <w:marBottom w:val="0"/>
      <w:divBdr>
        <w:top w:val="none" w:sz="0" w:space="0" w:color="auto"/>
        <w:left w:val="none" w:sz="0" w:space="0" w:color="auto"/>
        <w:bottom w:val="none" w:sz="0" w:space="0" w:color="auto"/>
        <w:right w:val="none" w:sz="0" w:space="0" w:color="auto"/>
      </w:divBdr>
    </w:div>
    <w:div w:id="767577039">
      <w:bodyDiv w:val="1"/>
      <w:marLeft w:val="0"/>
      <w:marRight w:val="0"/>
      <w:marTop w:val="0"/>
      <w:marBottom w:val="0"/>
      <w:divBdr>
        <w:top w:val="none" w:sz="0" w:space="0" w:color="auto"/>
        <w:left w:val="none" w:sz="0" w:space="0" w:color="auto"/>
        <w:bottom w:val="none" w:sz="0" w:space="0" w:color="auto"/>
        <w:right w:val="none" w:sz="0" w:space="0" w:color="auto"/>
      </w:divBdr>
    </w:div>
    <w:div w:id="805396714">
      <w:bodyDiv w:val="1"/>
      <w:marLeft w:val="0"/>
      <w:marRight w:val="0"/>
      <w:marTop w:val="0"/>
      <w:marBottom w:val="0"/>
      <w:divBdr>
        <w:top w:val="none" w:sz="0" w:space="0" w:color="auto"/>
        <w:left w:val="none" w:sz="0" w:space="0" w:color="auto"/>
        <w:bottom w:val="none" w:sz="0" w:space="0" w:color="auto"/>
        <w:right w:val="none" w:sz="0" w:space="0" w:color="auto"/>
      </w:divBdr>
      <w:divsChild>
        <w:div w:id="421950786">
          <w:marLeft w:val="446"/>
          <w:marRight w:val="0"/>
          <w:marTop w:val="100"/>
          <w:marBottom w:val="120"/>
          <w:divBdr>
            <w:top w:val="none" w:sz="0" w:space="0" w:color="auto"/>
            <w:left w:val="none" w:sz="0" w:space="0" w:color="auto"/>
            <w:bottom w:val="none" w:sz="0" w:space="0" w:color="auto"/>
            <w:right w:val="none" w:sz="0" w:space="0" w:color="auto"/>
          </w:divBdr>
        </w:div>
        <w:div w:id="1869876888">
          <w:marLeft w:val="446"/>
          <w:marRight w:val="0"/>
          <w:marTop w:val="100"/>
          <w:marBottom w:val="120"/>
          <w:divBdr>
            <w:top w:val="none" w:sz="0" w:space="0" w:color="auto"/>
            <w:left w:val="none" w:sz="0" w:space="0" w:color="auto"/>
            <w:bottom w:val="none" w:sz="0" w:space="0" w:color="auto"/>
            <w:right w:val="none" w:sz="0" w:space="0" w:color="auto"/>
          </w:divBdr>
        </w:div>
        <w:div w:id="161050196">
          <w:marLeft w:val="446"/>
          <w:marRight w:val="0"/>
          <w:marTop w:val="100"/>
          <w:marBottom w:val="120"/>
          <w:divBdr>
            <w:top w:val="none" w:sz="0" w:space="0" w:color="auto"/>
            <w:left w:val="none" w:sz="0" w:space="0" w:color="auto"/>
            <w:bottom w:val="none" w:sz="0" w:space="0" w:color="auto"/>
            <w:right w:val="none" w:sz="0" w:space="0" w:color="auto"/>
          </w:divBdr>
        </w:div>
        <w:div w:id="896548133">
          <w:marLeft w:val="446"/>
          <w:marRight w:val="0"/>
          <w:marTop w:val="100"/>
          <w:marBottom w:val="120"/>
          <w:divBdr>
            <w:top w:val="none" w:sz="0" w:space="0" w:color="auto"/>
            <w:left w:val="none" w:sz="0" w:space="0" w:color="auto"/>
            <w:bottom w:val="none" w:sz="0" w:space="0" w:color="auto"/>
            <w:right w:val="none" w:sz="0" w:space="0" w:color="auto"/>
          </w:divBdr>
        </w:div>
        <w:div w:id="2099475043">
          <w:marLeft w:val="446"/>
          <w:marRight w:val="0"/>
          <w:marTop w:val="100"/>
          <w:marBottom w:val="120"/>
          <w:divBdr>
            <w:top w:val="none" w:sz="0" w:space="0" w:color="auto"/>
            <w:left w:val="none" w:sz="0" w:space="0" w:color="auto"/>
            <w:bottom w:val="none" w:sz="0" w:space="0" w:color="auto"/>
            <w:right w:val="none" w:sz="0" w:space="0" w:color="auto"/>
          </w:divBdr>
        </w:div>
        <w:div w:id="1081609411">
          <w:marLeft w:val="446"/>
          <w:marRight w:val="0"/>
          <w:marTop w:val="100"/>
          <w:marBottom w:val="120"/>
          <w:divBdr>
            <w:top w:val="none" w:sz="0" w:space="0" w:color="auto"/>
            <w:left w:val="none" w:sz="0" w:space="0" w:color="auto"/>
            <w:bottom w:val="none" w:sz="0" w:space="0" w:color="auto"/>
            <w:right w:val="none" w:sz="0" w:space="0" w:color="auto"/>
          </w:divBdr>
        </w:div>
        <w:div w:id="1240553183">
          <w:marLeft w:val="446"/>
          <w:marRight w:val="0"/>
          <w:marTop w:val="100"/>
          <w:marBottom w:val="120"/>
          <w:divBdr>
            <w:top w:val="none" w:sz="0" w:space="0" w:color="auto"/>
            <w:left w:val="none" w:sz="0" w:space="0" w:color="auto"/>
            <w:bottom w:val="none" w:sz="0" w:space="0" w:color="auto"/>
            <w:right w:val="none" w:sz="0" w:space="0" w:color="auto"/>
          </w:divBdr>
        </w:div>
        <w:div w:id="1018701244">
          <w:marLeft w:val="446"/>
          <w:marRight w:val="0"/>
          <w:marTop w:val="100"/>
          <w:marBottom w:val="120"/>
          <w:divBdr>
            <w:top w:val="none" w:sz="0" w:space="0" w:color="auto"/>
            <w:left w:val="none" w:sz="0" w:space="0" w:color="auto"/>
            <w:bottom w:val="none" w:sz="0" w:space="0" w:color="auto"/>
            <w:right w:val="none" w:sz="0" w:space="0" w:color="auto"/>
          </w:divBdr>
        </w:div>
        <w:div w:id="1420983644">
          <w:marLeft w:val="446"/>
          <w:marRight w:val="0"/>
          <w:marTop w:val="100"/>
          <w:marBottom w:val="120"/>
          <w:divBdr>
            <w:top w:val="none" w:sz="0" w:space="0" w:color="auto"/>
            <w:left w:val="none" w:sz="0" w:space="0" w:color="auto"/>
            <w:bottom w:val="none" w:sz="0" w:space="0" w:color="auto"/>
            <w:right w:val="none" w:sz="0" w:space="0" w:color="auto"/>
          </w:divBdr>
        </w:div>
        <w:div w:id="1245608637">
          <w:marLeft w:val="446"/>
          <w:marRight w:val="0"/>
          <w:marTop w:val="100"/>
          <w:marBottom w:val="120"/>
          <w:divBdr>
            <w:top w:val="none" w:sz="0" w:space="0" w:color="auto"/>
            <w:left w:val="none" w:sz="0" w:space="0" w:color="auto"/>
            <w:bottom w:val="none" w:sz="0" w:space="0" w:color="auto"/>
            <w:right w:val="none" w:sz="0" w:space="0" w:color="auto"/>
          </w:divBdr>
        </w:div>
        <w:div w:id="1653438324">
          <w:marLeft w:val="446"/>
          <w:marRight w:val="0"/>
          <w:marTop w:val="100"/>
          <w:marBottom w:val="120"/>
          <w:divBdr>
            <w:top w:val="none" w:sz="0" w:space="0" w:color="auto"/>
            <w:left w:val="none" w:sz="0" w:space="0" w:color="auto"/>
            <w:bottom w:val="none" w:sz="0" w:space="0" w:color="auto"/>
            <w:right w:val="none" w:sz="0" w:space="0" w:color="auto"/>
          </w:divBdr>
        </w:div>
        <w:div w:id="247347375">
          <w:marLeft w:val="446"/>
          <w:marRight w:val="0"/>
          <w:marTop w:val="100"/>
          <w:marBottom w:val="120"/>
          <w:divBdr>
            <w:top w:val="none" w:sz="0" w:space="0" w:color="auto"/>
            <w:left w:val="none" w:sz="0" w:space="0" w:color="auto"/>
            <w:bottom w:val="none" w:sz="0" w:space="0" w:color="auto"/>
            <w:right w:val="none" w:sz="0" w:space="0" w:color="auto"/>
          </w:divBdr>
        </w:div>
      </w:divsChild>
    </w:div>
    <w:div w:id="1184781152">
      <w:bodyDiv w:val="1"/>
      <w:marLeft w:val="0"/>
      <w:marRight w:val="0"/>
      <w:marTop w:val="0"/>
      <w:marBottom w:val="0"/>
      <w:divBdr>
        <w:top w:val="none" w:sz="0" w:space="0" w:color="auto"/>
        <w:left w:val="none" w:sz="0" w:space="0" w:color="auto"/>
        <w:bottom w:val="none" w:sz="0" w:space="0" w:color="auto"/>
        <w:right w:val="none" w:sz="0" w:space="0" w:color="auto"/>
      </w:divBdr>
    </w:div>
    <w:div w:id="1203401565">
      <w:bodyDiv w:val="1"/>
      <w:marLeft w:val="0"/>
      <w:marRight w:val="0"/>
      <w:marTop w:val="0"/>
      <w:marBottom w:val="0"/>
      <w:divBdr>
        <w:top w:val="none" w:sz="0" w:space="0" w:color="auto"/>
        <w:left w:val="none" w:sz="0" w:space="0" w:color="auto"/>
        <w:bottom w:val="none" w:sz="0" w:space="0" w:color="auto"/>
        <w:right w:val="none" w:sz="0" w:space="0" w:color="auto"/>
      </w:divBdr>
    </w:div>
    <w:div w:id="1362240246">
      <w:bodyDiv w:val="1"/>
      <w:marLeft w:val="0"/>
      <w:marRight w:val="0"/>
      <w:marTop w:val="0"/>
      <w:marBottom w:val="0"/>
      <w:divBdr>
        <w:top w:val="none" w:sz="0" w:space="0" w:color="auto"/>
        <w:left w:val="none" w:sz="0" w:space="0" w:color="auto"/>
        <w:bottom w:val="none" w:sz="0" w:space="0" w:color="auto"/>
        <w:right w:val="none" w:sz="0" w:space="0" w:color="auto"/>
      </w:divBdr>
    </w:div>
    <w:div w:id="1499274630">
      <w:bodyDiv w:val="1"/>
      <w:marLeft w:val="0"/>
      <w:marRight w:val="0"/>
      <w:marTop w:val="0"/>
      <w:marBottom w:val="0"/>
      <w:divBdr>
        <w:top w:val="none" w:sz="0" w:space="0" w:color="auto"/>
        <w:left w:val="none" w:sz="0" w:space="0" w:color="auto"/>
        <w:bottom w:val="none" w:sz="0" w:space="0" w:color="auto"/>
        <w:right w:val="none" w:sz="0" w:space="0" w:color="auto"/>
      </w:divBdr>
    </w:div>
    <w:div w:id="1559055153">
      <w:bodyDiv w:val="1"/>
      <w:marLeft w:val="0"/>
      <w:marRight w:val="0"/>
      <w:marTop w:val="0"/>
      <w:marBottom w:val="0"/>
      <w:divBdr>
        <w:top w:val="none" w:sz="0" w:space="0" w:color="auto"/>
        <w:left w:val="none" w:sz="0" w:space="0" w:color="auto"/>
        <w:bottom w:val="none" w:sz="0" w:space="0" w:color="auto"/>
        <w:right w:val="none" w:sz="0" w:space="0" w:color="auto"/>
      </w:divBdr>
      <w:divsChild>
        <w:div w:id="2015104338">
          <w:marLeft w:val="446"/>
          <w:marRight w:val="0"/>
          <w:marTop w:val="0"/>
          <w:marBottom w:val="120"/>
          <w:divBdr>
            <w:top w:val="none" w:sz="0" w:space="0" w:color="auto"/>
            <w:left w:val="none" w:sz="0" w:space="0" w:color="auto"/>
            <w:bottom w:val="none" w:sz="0" w:space="0" w:color="auto"/>
            <w:right w:val="none" w:sz="0" w:space="0" w:color="auto"/>
          </w:divBdr>
        </w:div>
        <w:div w:id="2043238493">
          <w:marLeft w:val="446"/>
          <w:marRight w:val="0"/>
          <w:marTop w:val="0"/>
          <w:marBottom w:val="120"/>
          <w:divBdr>
            <w:top w:val="none" w:sz="0" w:space="0" w:color="auto"/>
            <w:left w:val="none" w:sz="0" w:space="0" w:color="auto"/>
            <w:bottom w:val="none" w:sz="0" w:space="0" w:color="auto"/>
            <w:right w:val="none" w:sz="0" w:space="0" w:color="auto"/>
          </w:divBdr>
        </w:div>
        <w:div w:id="912660659">
          <w:marLeft w:val="446"/>
          <w:marRight w:val="0"/>
          <w:marTop w:val="0"/>
          <w:marBottom w:val="120"/>
          <w:divBdr>
            <w:top w:val="none" w:sz="0" w:space="0" w:color="auto"/>
            <w:left w:val="none" w:sz="0" w:space="0" w:color="auto"/>
            <w:bottom w:val="none" w:sz="0" w:space="0" w:color="auto"/>
            <w:right w:val="none" w:sz="0" w:space="0" w:color="auto"/>
          </w:divBdr>
        </w:div>
        <w:div w:id="636301875">
          <w:marLeft w:val="446"/>
          <w:marRight w:val="0"/>
          <w:marTop w:val="0"/>
          <w:marBottom w:val="120"/>
          <w:divBdr>
            <w:top w:val="none" w:sz="0" w:space="0" w:color="auto"/>
            <w:left w:val="none" w:sz="0" w:space="0" w:color="auto"/>
            <w:bottom w:val="none" w:sz="0" w:space="0" w:color="auto"/>
            <w:right w:val="none" w:sz="0" w:space="0" w:color="auto"/>
          </w:divBdr>
        </w:div>
        <w:div w:id="226579250">
          <w:marLeft w:val="446"/>
          <w:marRight w:val="0"/>
          <w:marTop w:val="0"/>
          <w:marBottom w:val="120"/>
          <w:divBdr>
            <w:top w:val="none" w:sz="0" w:space="0" w:color="auto"/>
            <w:left w:val="none" w:sz="0" w:space="0" w:color="auto"/>
            <w:bottom w:val="none" w:sz="0" w:space="0" w:color="auto"/>
            <w:right w:val="none" w:sz="0" w:space="0" w:color="auto"/>
          </w:divBdr>
        </w:div>
        <w:div w:id="806314964">
          <w:marLeft w:val="446"/>
          <w:marRight w:val="0"/>
          <w:marTop w:val="0"/>
          <w:marBottom w:val="120"/>
          <w:divBdr>
            <w:top w:val="none" w:sz="0" w:space="0" w:color="auto"/>
            <w:left w:val="none" w:sz="0" w:space="0" w:color="auto"/>
            <w:bottom w:val="none" w:sz="0" w:space="0" w:color="auto"/>
            <w:right w:val="none" w:sz="0" w:space="0" w:color="auto"/>
          </w:divBdr>
        </w:div>
        <w:div w:id="514922228">
          <w:marLeft w:val="446"/>
          <w:marRight w:val="0"/>
          <w:marTop w:val="0"/>
          <w:marBottom w:val="120"/>
          <w:divBdr>
            <w:top w:val="none" w:sz="0" w:space="0" w:color="auto"/>
            <w:left w:val="none" w:sz="0" w:space="0" w:color="auto"/>
            <w:bottom w:val="none" w:sz="0" w:space="0" w:color="auto"/>
            <w:right w:val="none" w:sz="0" w:space="0" w:color="auto"/>
          </w:divBdr>
        </w:div>
        <w:div w:id="199978052">
          <w:marLeft w:val="446"/>
          <w:marRight w:val="0"/>
          <w:marTop w:val="0"/>
          <w:marBottom w:val="120"/>
          <w:divBdr>
            <w:top w:val="none" w:sz="0" w:space="0" w:color="auto"/>
            <w:left w:val="none" w:sz="0" w:space="0" w:color="auto"/>
            <w:bottom w:val="none" w:sz="0" w:space="0" w:color="auto"/>
            <w:right w:val="none" w:sz="0" w:space="0" w:color="auto"/>
          </w:divBdr>
        </w:div>
        <w:div w:id="399793813">
          <w:marLeft w:val="446"/>
          <w:marRight w:val="0"/>
          <w:marTop w:val="0"/>
          <w:marBottom w:val="120"/>
          <w:divBdr>
            <w:top w:val="none" w:sz="0" w:space="0" w:color="auto"/>
            <w:left w:val="none" w:sz="0" w:space="0" w:color="auto"/>
            <w:bottom w:val="none" w:sz="0" w:space="0" w:color="auto"/>
            <w:right w:val="none" w:sz="0" w:space="0" w:color="auto"/>
          </w:divBdr>
        </w:div>
        <w:div w:id="2109963094">
          <w:marLeft w:val="446"/>
          <w:marRight w:val="0"/>
          <w:marTop w:val="0"/>
          <w:marBottom w:val="120"/>
          <w:divBdr>
            <w:top w:val="none" w:sz="0" w:space="0" w:color="auto"/>
            <w:left w:val="none" w:sz="0" w:space="0" w:color="auto"/>
            <w:bottom w:val="none" w:sz="0" w:space="0" w:color="auto"/>
            <w:right w:val="none" w:sz="0" w:space="0" w:color="auto"/>
          </w:divBdr>
        </w:div>
        <w:div w:id="486479752">
          <w:marLeft w:val="446"/>
          <w:marRight w:val="0"/>
          <w:marTop w:val="0"/>
          <w:marBottom w:val="120"/>
          <w:divBdr>
            <w:top w:val="none" w:sz="0" w:space="0" w:color="auto"/>
            <w:left w:val="none" w:sz="0" w:space="0" w:color="auto"/>
            <w:bottom w:val="none" w:sz="0" w:space="0" w:color="auto"/>
            <w:right w:val="none" w:sz="0" w:space="0" w:color="auto"/>
          </w:divBdr>
        </w:div>
        <w:div w:id="1146167068">
          <w:marLeft w:val="446"/>
          <w:marRight w:val="0"/>
          <w:marTop w:val="0"/>
          <w:marBottom w:val="120"/>
          <w:divBdr>
            <w:top w:val="none" w:sz="0" w:space="0" w:color="auto"/>
            <w:left w:val="none" w:sz="0" w:space="0" w:color="auto"/>
            <w:bottom w:val="none" w:sz="0" w:space="0" w:color="auto"/>
            <w:right w:val="none" w:sz="0" w:space="0" w:color="auto"/>
          </w:divBdr>
        </w:div>
        <w:div w:id="274748271">
          <w:marLeft w:val="446"/>
          <w:marRight w:val="0"/>
          <w:marTop w:val="0"/>
          <w:marBottom w:val="120"/>
          <w:divBdr>
            <w:top w:val="none" w:sz="0" w:space="0" w:color="auto"/>
            <w:left w:val="none" w:sz="0" w:space="0" w:color="auto"/>
            <w:bottom w:val="none" w:sz="0" w:space="0" w:color="auto"/>
            <w:right w:val="none" w:sz="0" w:space="0" w:color="auto"/>
          </w:divBdr>
        </w:div>
      </w:divsChild>
    </w:div>
    <w:div w:id="1805080939">
      <w:bodyDiv w:val="1"/>
      <w:marLeft w:val="0"/>
      <w:marRight w:val="0"/>
      <w:marTop w:val="0"/>
      <w:marBottom w:val="0"/>
      <w:divBdr>
        <w:top w:val="none" w:sz="0" w:space="0" w:color="auto"/>
        <w:left w:val="none" w:sz="0" w:space="0" w:color="auto"/>
        <w:bottom w:val="none" w:sz="0" w:space="0" w:color="auto"/>
        <w:right w:val="none" w:sz="0" w:space="0" w:color="auto"/>
      </w:divBdr>
      <w:divsChild>
        <w:div w:id="594435202">
          <w:marLeft w:val="446"/>
          <w:marRight w:val="0"/>
          <w:marTop w:val="100"/>
          <w:marBottom w:val="120"/>
          <w:divBdr>
            <w:top w:val="none" w:sz="0" w:space="0" w:color="auto"/>
            <w:left w:val="none" w:sz="0" w:space="0" w:color="auto"/>
            <w:bottom w:val="none" w:sz="0" w:space="0" w:color="auto"/>
            <w:right w:val="none" w:sz="0" w:space="0" w:color="auto"/>
          </w:divBdr>
        </w:div>
        <w:div w:id="1155953365">
          <w:marLeft w:val="446"/>
          <w:marRight w:val="0"/>
          <w:marTop w:val="100"/>
          <w:marBottom w:val="120"/>
          <w:divBdr>
            <w:top w:val="none" w:sz="0" w:space="0" w:color="auto"/>
            <w:left w:val="none" w:sz="0" w:space="0" w:color="auto"/>
            <w:bottom w:val="none" w:sz="0" w:space="0" w:color="auto"/>
            <w:right w:val="none" w:sz="0" w:space="0" w:color="auto"/>
          </w:divBdr>
        </w:div>
        <w:div w:id="644743905">
          <w:marLeft w:val="446"/>
          <w:marRight w:val="0"/>
          <w:marTop w:val="100"/>
          <w:marBottom w:val="120"/>
          <w:divBdr>
            <w:top w:val="none" w:sz="0" w:space="0" w:color="auto"/>
            <w:left w:val="none" w:sz="0" w:space="0" w:color="auto"/>
            <w:bottom w:val="none" w:sz="0" w:space="0" w:color="auto"/>
            <w:right w:val="none" w:sz="0" w:space="0" w:color="auto"/>
          </w:divBdr>
        </w:div>
        <w:div w:id="741100597">
          <w:marLeft w:val="446"/>
          <w:marRight w:val="0"/>
          <w:marTop w:val="100"/>
          <w:marBottom w:val="120"/>
          <w:divBdr>
            <w:top w:val="none" w:sz="0" w:space="0" w:color="auto"/>
            <w:left w:val="none" w:sz="0" w:space="0" w:color="auto"/>
            <w:bottom w:val="none" w:sz="0" w:space="0" w:color="auto"/>
            <w:right w:val="none" w:sz="0" w:space="0" w:color="auto"/>
          </w:divBdr>
        </w:div>
        <w:div w:id="1908951237">
          <w:marLeft w:val="446"/>
          <w:marRight w:val="0"/>
          <w:marTop w:val="100"/>
          <w:marBottom w:val="120"/>
          <w:divBdr>
            <w:top w:val="none" w:sz="0" w:space="0" w:color="auto"/>
            <w:left w:val="none" w:sz="0" w:space="0" w:color="auto"/>
            <w:bottom w:val="none" w:sz="0" w:space="0" w:color="auto"/>
            <w:right w:val="none" w:sz="0" w:space="0" w:color="auto"/>
          </w:divBdr>
        </w:div>
        <w:div w:id="501360488">
          <w:marLeft w:val="446"/>
          <w:marRight w:val="0"/>
          <w:marTop w:val="100"/>
          <w:marBottom w:val="120"/>
          <w:divBdr>
            <w:top w:val="none" w:sz="0" w:space="0" w:color="auto"/>
            <w:left w:val="none" w:sz="0" w:space="0" w:color="auto"/>
            <w:bottom w:val="none" w:sz="0" w:space="0" w:color="auto"/>
            <w:right w:val="none" w:sz="0" w:space="0" w:color="auto"/>
          </w:divBdr>
        </w:div>
        <w:div w:id="1604262492">
          <w:marLeft w:val="446"/>
          <w:marRight w:val="0"/>
          <w:marTop w:val="100"/>
          <w:marBottom w:val="120"/>
          <w:divBdr>
            <w:top w:val="none" w:sz="0" w:space="0" w:color="auto"/>
            <w:left w:val="none" w:sz="0" w:space="0" w:color="auto"/>
            <w:bottom w:val="none" w:sz="0" w:space="0" w:color="auto"/>
            <w:right w:val="none" w:sz="0" w:space="0" w:color="auto"/>
          </w:divBdr>
        </w:div>
        <w:div w:id="2072463384">
          <w:marLeft w:val="446"/>
          <w:marRight w:val="0"/>
          <w:marTop w:val="100"/>
          <w:marBottom w:val="120"/>
          <w:divBdr>
            <w:top w:val="none" w:sz="0" w:space="0" w:color="auto"/>
            <w:left w:val="none" w:sz="0" w:space="0" w:color="auto"/>
            <w:bottom w:val="none" w:sz="0" w:space="0" w:color="auto"/>
            <w:right w:val="none" w:sz="0" w:space="0" w:color="auto"/>
          </w:divBdr>
        </w:div>
      </w:divsChild>
    </w:div>
    <w:div w:id="1811171881">
      <w:bodyDiv w:val="1"/>
      <w:marLeft w:val="0"/>
      <w:marRight w:val="0"/>
      <w:marTop w:val="0"/>
      <w:marBottom w:val="0"/>
      <w:divBdr>
        <w:top w:val="none" w:sz="0" w:space="0" w:color="auto"/>
        <w:left w:val="none" w:sz="0" w:space="0" w:color="auto"/>
        <w:bottom w:val="none" w:sz="0" w:space="0" w:color="auto"/>
        <w:right w:val="none" w:sz="0" w:space="0" w:color="auto"/>
      </w:divBdr>
    </w:div>
    <w:div w:id="1937713181">
      <w:bodyDiv w:val="1"/>
      <w:marLeft w:val="0"/>
      <w:marRight w:val="0"/>
      <w:marTop w:val="0"/>
      <w:marBottom w:val="0"/>
      <w:divBdr>
        <w:top w:val="none" w:sz="0" w:space="0" w:color="auto"/>
        <w:left w:val="none" w:sz="0" w:space="0" w:color="auto"/>
        <w:bottom w:val="none" w:sz="0" w:space="0" w:color="auto"/>
        <w:right w:val="none" w:sz="0" w:space="0" w:color="auto"/>
      </w:divBdr>
      <w:divsChild>
        <w:div w:id="1567573723">
          <w:marLeft w:val="446"/>
          <w:marRight w:val="0"/>
          <w:marTop w:val="100"/>
          <w:marBottom w:val="120"/>
          <w:divBdr>
            <w:top w:val="none" w:sz="0" w:space="0" w:color="auto"/>
            <w:left w:val="none" w:sz="0" w:space="0" w:color="auto"/>
            <w:bottom w:val="none" w:sz="0" w:space="0" w:color="auto"/>
            <w:right w:val="none" w:sz="0" w:space="0" w:color="auto"/>
          </w:divBdr>
        </w:div>
        <w:div w:id="1083453728">
          <w:marLeft w:val="446"/>
          <w:marRight w:val="0"/>
          <w:marTop w:val="100"/>
          <w:marBottom w:val="120"/>
          <w:divBdr>
            <w:top w:val="none" w:sz="0" w:space="0" w:color="auto"/>
            <w:left w:val="none" w:sz="0" w:space="0" w:color="auto"/>
            <w:bottom w:val="none" w:sz="0" w:space="0" w:color="auto"/>
            <w:right w:val="none" w:sz="0" w:space="0" w:color="auto"/>
          </w:divBdr>
        </w:div>
        <w:div w:id="1019160494">
          <w:marLeft w:val="446"/>
          <w:marRight w:val="0"/>
          <w:marTop w:val="100"/>
          <w:marBottom w:val="120"/>
          <w:divBdr>
            <w:top w:val="none" w:sz="0" w:space="0" w:color="auto"/>
            <w:left w:val="none" w:sz="0" w:space="0" w:color="auto"/>
            <w:bottom w:val="none" w:sz="0" w:space="0" w:color="auto"/>
            <w:right w:val="none" w:sz="0" w:space="0" w:color="auto"/>
          </w:divBdr>
        </w:div>
        <w:div w:id="1746878847">
          <w:marLeft w:val="446"/>
          <w:marRight w:val="0"/>
          <w:marTop w:val="100"/>
          <w:marBottom w:val="120"/>
          <w:divBdr>
            <w:top w:val="none" w:sz="0" w:space="0" w:color="auto"/>
            <w:left w:val="none" w:sz="0" w:space="0" w:color="auto"/>
            <w:bottom w:val="none" w:sz="0" w:space="0" w:color="auto"/>
            <w:right w:val="none" w:sz="0" w:space="0" w:color="auto"/>
          </w:divBdr>
        </w:div>
        <w:div w:id="29574321">
          <w:marLeft w:val="446"/>
          <w:marRight w:val="0"/>
          <w:marTop w:val="100"/>
          <w:marBottom w:val="120"/>
          <w:divBdr>
            <w:top w:val="none" w:sz="0" w:space="0" w:color="auto"/>
            <w:left w:val="none" w:sz="0" w:space="0" w:color="auto"/>
            <w:bottom w:val="none" w:sz="0" w:space="0" w:color="auto"/>
            <w:right w:val="none" w:sz="0" w:space="0" w:color="auto"/>
          </w:divBdr>
        </w:div>
        <w:div w:id="462115105">
          <w:marLeft w:val="446"/>
          <w:marRight w:val="0"/>
          <w:marTop w:val="100"/>
          <w:marBottom w:val="120"/>
          <w:divBdr>
            <w:top w:val="none" w:sz="0" w:space="0" w:color="auto"/>
            <w:left w:val="none" w:sz="0" w:space="0" w:color="auto"/>
            <w:bottom w:val="none" w:sz="0" w:space="0" w:color="auto"/>
            <w:right w:val="none" w:sz="0" w:space="0" w:color="auto"/>
          </w:divBdr>
        </w:div>
        <w:div w:id="275334413">
          <w:marLeft w:val="446"/>
          <w:marRight w:val="0"/>
          <w:marTop w:val="100"/>
          <w:marBottom w:val="120"/>
          <w:divBdr>
            <w:top w:val="none" w:sz="0" w:space="0" w:color="auto"/>
            <w:left w:val="none" w:sz="0" w:space="0" w:color="auto"/>
            <w:bottom w:val="none" w:sz="0" w:space="0" w:color="auto"/>
            <w:right w:val="none" w:sz="0" w:space="0" w:color="auto"/>
          </w:divBdr>
        </w:div>
        <w:div w:id="1868640726">
          <w:marLeft w:val="446"/>
          <w:marRight w:val="0"/>
          <w:marTop w:val="100"/>
          <w:marBottom w:val="120"/>
          <w:divBdr>
            <w:top w:val="none" w:sz="0" w:space="0" w:color="auto"/>
            <w:left w:val="none" w:sz="0" w:space="0" w:color="auto"/>
            <w:bottom w:val="none" w:sz="0" w:space="0" w:color="auto"/>
            <w:right w:val="none" w:sz="0" w:space="0" w:color="auto"/>
          </w:divBdr>
        </w:div>
        <w:div w:id="272833773">
          <w:marLeft w:val="446"/>
          <w:marRight w:val="0"/>
          <w:marTop w:val="100"/>
          <w:marBottom w:val="120"/>
          <w:divBdr>
            <w:top w:val="none" w:sz="0" w:space="0" w:color="auto"/>
            <w:left w:val="none" w:sz="0" w:space="0" w:color="auto"/>
            <w:bottom w:val="none" w:sz="0" w:space="0" w:color="auto"/>
            <w:right w:val="none" w:sz="0" w:space="0" w:color="auto"/>
          </w:divBdr>
        </w:div>
        <w:div w:id="759527758">
          <w:marLeft w:val="446"/>
          <w:marRight w:val="0"/>
          <w:marTop w:val="100"/>
          <w:marBottom w:val="120"/>
          <w:divBdr>
            <w:top w:val="none" w:sz="0" w:space="0" w:color="auto"/>
            <w:left w:val="none" w:sz="0" w:space="0" w:color="auto"/>
            <w:bottom w:val="none" w:sz="0" w:space="0" w:color="auto"/>
            <w:right w:val="none" w:sz="0" w:space="0" w:color="auto"/>
          </w:divBdr>
        </w:div>
        <w:div w:id="1514345486">
          <w:marLeft w:val="446"/>
          <w:marRight w:val="0"/>
          <w:marTop w:val="100"/>
          <w:marBottom w:val="120"/>
          <w:divBdr>
            <w:top w:val="none" w:sz="0" w:space="0" w:color="auto"/>
            <w:left w:val="none" w:sz="0" w:space="0" w:color="auto"/>
            <w:bottom w:val="none" w:sz="0" w:space="0" w:color="auto"/>
            <w:right w:val="none" w:sz="0" w:space="0" w:color="auto"/>
          </w:divBdr>
        </w:div>
      </w:divsChild>
    </w:div>
    <w:div w:id="1991203735">
      <w:bodyDiv w:val="1"/>
      <w:marLeft w:val="0"/>
      <w:marRight w:val="0"/>
      <w:marTop w:val="0"/>
      <w:marBottom w:val="0"/>
      <w:divBdr>
        <w:top w:val="none" w:sz="0" w:space="0" w:color="auto"/>
        <w:left w:val="none" w:sz="0" w:space="0" w:color="auto"/>
        <w:bottom w:val="none" w:sz="0" w:space="0" w:color="auto"/>
        <w:right w:val="none" w:sz="0" w:space="0" w:color="auto"/>
      </w:divBdr>
    </w:div>
    <w:div w:id="2038575576">
      <w:bodyDiv w:val="1"/>
      <w:marLeft w:val="0"/>
      <w:marRight w:val="0"/>
      <w:marTop w:val="0"/>
      <w:marBottom w:val="0"/>
      <w:divBdr>
        <w:top w:val="none" w:sz="0" w:space="0" w:color="auto"/>
        <w:left w:val="none" w:sz="0" w:space="0" w:color="auto"/>
        <w:bottom w:val="none" w:sz="0" w:space="0" w:color="auto"/>
        <w:right w:val="none" w:sz="0" w:space="0" w:color="auto"/>
      </w:divBdr>
      <w:divsChild>
        <w:div w:id="144704938">
          <w:marLeft w:val="446"/>
          <w:marRight w:val="0"/>
          <w:marTop w:val="100"/>
          <w:marBottom w:val="120"/>
          <w:divBdr>
            <w:top w:val="none" w:sz="0" w:space="0" w:color="auto"/>
            <w:left w:val="none" w:sz="0" w:space="0" w:color="auto"/>
            <w:bottom w:val="none" w:sz="0" w:space="0" w:color="auto"/>
            <w:right w:val="none" w:sz="0" w:space="0" w:color="auto"/>
          </w:divBdr>
        </w:div>
        <w:div w:id="785197897">
          <w:marLeft w:val="446"/>
          <w:marRight w:val="0"/>
          <w:marTop w:val="100"/>
          <w:marBottom w:val="120"/>
          <w:divBdr>
            <w:top w:val="none" w:sz="0" w:space="0" w:color="auto"/>
            <w:left w:val="none" w:sz="0" w:space="0" w:color="auto"/>
            <w:bottom w:val="none" w:sz="0" w:space="0" w:color="auto"/>
            <w:right w:val="none" w:sz="0" w:space="0" w:color="auto"/>
          </w:divBdr>
        </w:div>
        <w:div w:id="1341355295">
          <w:marLeft w:val="446"/>
          <w:marRight w:val="0"/>
          <w:marTop w:val="100"/>
          <w:marBottom w:val="120"/>
          <w:divBdr>
            <w:top w:val="none" w:sz="0" w:space="0" w:color="auto"/>
            <w:left w:val="none" w:sz="0" w:space="0" w:color="auto"/>
            <w:bottom w:val="none" w:sz="0" w:space="0" w:color="auto"/>
            <w:right w:val="none" w:sz="0" w:space="0" w:color="auto"/>
          </w:divBdr>
        </w:div>
        <w:div w:id="99761903">
          <w:marLeft w:val="446"/>
          <w:marRight w:val="0"/>
          <w:marTop w:val="10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veridge.com/smartrite-helpcenter/index.html"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sv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www.ke2therm.com/products/detail/947918/ke2-therm/ke2-evap-oem/evaporator-control-that-saves-energy-maintains-tight-temp-control-has-built-in-communications-leadlag-control-humidity-options-more"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e2therm.com/products/detail/947916/ke2-therm/ke2-combo-display/acts-as-temp-display-lighting-control-panic-alarm-temp-alarm-door-controller-use-stand-alone-or-with-1-or-2-ke2-evap-oem-controls" TargetMode="Externa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369d521-cab3-4304-b5d1-015c3bd8874b">
      <Terms xmlns="http://schemas.microsoft.com/office/infopath/2007/PartnerControls"/>
    </lcf76f155ced4ddcb4097134ff3c332f>
    <TaxCatchAll xmlns="e90d5873-2804-4096-8c59-a6f5ada925e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0D6273752B15D40BA1B1801A979C6DB" ma:contentTypeVersion="23" ma:contentTypeDescription="Create a new document." ma:contentTypeScope="" ma:versionID="8ecbc7cdd3949769fec135ebd7216b5d">
  <xsd:schema xmlns:xsd="http://www.w3.org/2001/XMLSchema" xmlns:xs="http://www.w3.org/2001/XMLSchema" xmlns:p="http://schemas.microsoft.com/office/2006/metadata/properties" xmlns:ns2="6369d521-cab3-4304-b5d1-015c3bd8874b" xmlns:ns3="e90d5873-2804-4096-8c59-a6f5ada925e8" targetNamespace="http://schemas.microsoft.com/office/2006/metadata/properties" ma:root="true" ma:fieldsID="c832b726cc3746b9ab404d479f78461f" ns2:_="" ns3:_="">
    <xsd:import namespace="6369d521-cab3-4304-b5d1-015c3bd8874b"/>
    <xsd:import namespace="e90d5873-2804-4096-8c59-a6f5ada925e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3:TaxCatchAll" minOccurs="0"/>
                <xsd:element ref="ns2:lcf76f155ced4ddcb4097134ff3c332f" minOccurs="0"/>
                <xsd:element ref="ns2:MediaServiceObjectDetectorVersions"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69d521-cab3-4304-b5d1-015c3bd887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b9db0a-3134-4bce-bd13-2a0747de7d2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0d5873-2804-4096-8c59-a6f5ada925e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34ca8757-92a8-401c-aa56-9f126c634151}" ma:internalName="TaxCatchAll" ma:showField="CatchAllData" ma:web="e90d5873-2804-4096-8c59-a6f5ada925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60432-084F-4326-A323-AEFD1FA55A04}">
  <ds:schemaRefs>
    <ds:schemaRef ds:uri="http://schemas.microsoft.com/office/2006/metadata/properties"/>
    <ds:schemaRef ds:uri="http://schemas.microsoft.com/office/infopath/2007/PartnerControls"/>
    <ds:schemaRef ds:uri="6369d521-cab3-4304-b5d1-015c3bd8874b"/>
    <ds:schemaRef ds:uri="e90d5873-2804-4096-8c59-a6f5ada925e8"/>
  </ds:schemaRefs>
</ds:datastoreItem>
</file>

<file path=customXml/itemProps2.xml><?xml version="1.0" encoding="utf-8"?>
<ds:datastoreItem xmlns:ds="http://schemas.openxmlformats.org/officeDocument/2006/customXml" ds:itemID="{5EA0DC6C-68E3-4B91-8DD7-D5AFE77531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69d521-cab3-4304-b5d1-015c3bd8874b"/>
    <ds:schemaRef ds:uri="e90d5873-2804-4096-8c59-a6f5ada925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136ACE-D98B-43DF-94D6-87C5DB142244}">
  <ds:schemaRefs>
    <ds:schemaRef ds:uri="http://schemas.microsoft.com/sharepoint/v3/contenttype/forms"/>
  </ds:schemaRefs>
</ds:datastoreItem>
</file>

<file path=customXml/itemProps4.xml><?xml version="1.0" encoding="utf-8"?>
<ds:datastoreItem xmlns:ds="http://schemas.openxmlformats.org/officeDocument/2006/customXml" ds:itemID="{B3A59226-4259-4DF2-9B99-F81E1093E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1161</TotalTime>
  <Pages>13</Pages>
  <Words>4078</Words>
  <Characters>23247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1</vt:lpstr>
    </vt:vector>
  </TitlesOfParts>
  <Company>(FAST.) Inc.</Company>
  <LinksUpToDate>false</LinksUpToDate>
  <CharactersWithSpaces>27271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Michelle Narus</dc:creator>
  <cp:keywords/>
  <cp:lastModifiedBy>User</cp:lastModifiedBy>
  <cp:revision>33</cp:revision>
  <cp:lastPrinted>2008-05-22T17:36:00Z</cp:lastPrinted>
  <dcterms:created xsi:type="dcterms:W3CDTF">2024-10-22T13:07:00Z</dcterms:created>
  <dcterms:modified xsi:type="dcterms:W3CDTF">2025-09-03T06:56:00Z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0x01010000D6273752B15D40BA1B1801A979C6DB</vt:lpwstr>
  </property>
</Properties>
</file>